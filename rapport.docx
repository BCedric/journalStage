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9"/>
            <w:gridCol w:w="3446"/>
            <w:gridCol w:w="2723"/>
          </w:tblGrid>
          <w:tr w:rsidR="000D7996">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EndPr/>
                <w:sdtContent>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sdt>
              <w:sdtPr>
                <w:alias w:val="Résumé"/>
                <w:id w:val="276713183"/>
                <w:showingPlcHdr/>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rsidR="000D7996" w:rsidRDefault="000D7996" w:rsidP="00672DF6"/>
        <w:p w:rsidR="000D7996" w:rsidRDefault="000D7996" w:rsidP="00672DF6">
          <w:pPr>
            <w:rPr>
              <w:rFonts w:asciiTheme="majorHAnsi" w:eastAsiaTheme="majorEastAsia" w:hAnsiTheme="majorHAnsi" w:cs="Mangal"/>
              <w:b/>
              <w:bCs/>
              <w:color w:val="4F81BD" w:themeColor="accent1"/>
            </w:rPr>
          </w:pPr>
          <w:r>
            <w:br w:type="page"/>
          </w:r>
        </w:p>
      </w:sdtContent>
    </w:sdt>
    <w:p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EndPr/>
      <w:sdtContent>
        <w:p w:rsidR="008B4E5E" w:rsidRDefault="008B4E5E" w:rsidP="00672DF6">
          <w:pPr>
            <w:pStyle w:val="TOCHeading"/>
          </w:pPr>
          <w:r>
            <w:t>Sommaire</w:t>
          </w:r>
        </w:p>
        <w:p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hyperlink w:anchor="_Toc484440069" w:history="1">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BF200B">
              <w:rPr>
                <w:noProof/>
                <w:webHidden/>
              </w:rPr>
              <w:t>1</w:t>
            </w:r>
            <w:r w:rsidR="0032197F">
              <w:rPr>
                <w:noProof/>
                <w:webHidden/>
              </w:rPr>
              <w:fldChar w:fldCharType="end"/>
            </w:r>
          </w:hyperlink>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0" w:history="1">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hyperlink>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1" w:history="1">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hyperlink>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2" w:history="1">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BF200B">
              <w:rPr>
                <w:noProof/>
                <w:webHidden/>
              </w:rPr>
              <w:t>3</w:t>
            </w:r>
            <w:r w:rsidR="0032197F">
              <w:rPr>
                <w:noProof/>
                <w:webHidden/>
              </w:rPr>
              <w:fldChar w:fldCharType="end"/>
            </w:r>
          </w:hyperlink>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3" w:history="1">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4" w:history="1">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5" w:history="1">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6" w:history="1">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7" w:history="1">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BF200B">
              <w:rPr>
                <w:noProof/>
                <w:webHidden/>
              </w:rPr>
              <w:t>5</w:t>
            </w:r>
            <w:r w:rsidR="0032197F">
              <w:rPr>
                <w:noProof/>
                <w:webHidden/>
              </w:rPr>
              <w:fldChar w:fldCharType="end"/>
            </w:r>
          </w:hyperlink>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8" w:history="1">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9" w:history="1">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0" w:history="1">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BF200B">
              <w:rPr>
                <w:noProof/>
                <w:webHidden/>
              </w:rPr>
              <w:t>7</w:t>
            </w:r>
            <w:r w:rsidR="0032197F">
              <w:rPr>
                <w:noProof/>
                <w:webHidden/>
              </w:rPr>
              <w:fldChar w:fldCharType="end"/>
            </w:r>
          </w:hyperlink>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"_Toc484440081" </w:instrText>
          </w:r>
          <w:r>
            <w:rPr>
              <w:noProof/>
            </w:rPr>
            <w:fldChar w:fldCharType="separate"/>
          </w:r>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ins w:id="0" w:author="CCCCC" w:date="2017-06-07T21:11:00Z">
            <w:r w:rsidR="00BF200B">
              <w:rPr>
                <w:noProof/>
                <w:webHidden/>
              </w:rPr>
              <w:t>12</w:t>
            </w:r>
          </w:ins>
          <w:del w:id="1" w:author="CCCCC" w:date="2017-06-07T21:11:00Z">
            <w:r w:rsidR="00EF7035" w:rsidDel="00BF200B">
              <w:rPr>
                <w:noProof/>
                <w:webHidden/>
              </w:rPr>
              <w:delText>9</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"_Toc484440082" </w:instrText>
          </w:r>
          <w:r>
            <w:rPr>
              <w:noProof/>
            </w:rPr>
            <w:fldChar w:fldCharType="separate"/>
          </w:r>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ins w:id="2" w:author="CCCCC" w:date="2017-06-07T21:11:00Z">
            <w:r w:rsidR="00BF200B">
              <w:rPr>
                <w:noProof/>
                <w:webHidden/>
              </w:rPr>
              <w:t>13</w:t>
            </w:r>
          </w:ins>
          <w:del w:id="3" w:author="CCCCC" w:date="2017-06-07T21:11:00Z">
            <w:r w:rsidR="00EF7035" w:rsidDel="00BF200B">
              <w:rPr>
                <w:noProof/>
                <w:webHidden/>
              </w:rPr>
              <w:delText>11</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"_Toc484440083" </w:instrText>
          </w:r>
          <w:r>
            <w:rPr>
              <w:noProof/>
            </w:rPr>
            <w:fldChar w:fldCharType="separate"/>
          </w:r>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ins w:id="4" w:author="CCCCC" w:date="2017-06-07T21:11:00Z">
            <w:r w:rsidR="00BF200B">
              <w:rPr>
                <w:noProof/>
                <w:webHidden/>
              </w:rPr>
              <w:t>14</w:t>
            </w:r>
          </w:ins>
          <w:del w:id="5" w:author="CCCCC" w:date="2017-06-07T21:11:00Z">
            <w:r w:rsidR="00EF7035" w:rsidDel="00BF200B">
              <w:rPr>
                <w:noProof/>
                <w:webHidden/>
              </w:rPr>
              <w:delText>12</w:delText>
            </w:r>
          </w:del>
          <w:r w:rsidR="0032197F">
            <w:rPr>
              <w:noProof/>
              <w:webHidden/>
            </w:rPr>
            <w:fldChar w:fldCharType="end"/>
          </w:r>
          <w:r>
            <w:rPr>
              <w:noProof/>
            </w:rPr>
            <w:fldChar w:fldCharType="end"/>
          </w:r>
        </w:p>
        <w:p w:rsidR="008B4E5E" w:rsidRDefault="00A71D8D" w:rsidP="00672DF6">
          <w:r>
            <w:fldChar w:fldCharType="end"/>
          </w:r>
        </w:p>
      </w:sdtContent>
    </w:sdt>
    <w:p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rsidR="003E4B51" w:rsidRDefault="005052AC" w:rsidP="00672DF6">
      <w:pPr>
        <w:pStyle w:val="Heading2"/>
      </w:pPr>
      <w:bookmarkStart w:id="6" w:name="_Toc484440069"/>
      <w:r>
        <w:lastRenderedPageBreak/>
        <w:t>Introduction</w:t>
      </w:r>
      <w:bookmarkEnd w:id="6"/>
    </w:p>
    <w:p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 xml:space="preserve">usant </w:t>
      </w:r>
      <w:r w:rsidR="00B76940">
        <w:rPr>
          <w:rStyle w:val="5yl5"/>
        </w:rPr>
        <w:t>d’une</w:t>
      </w:r>
      <w:r w:rsidR="00E9474C">
        <w:rPr>
          <w:rStyle w:val="5yl5"/>
        </w:rPr>
        <w:t xml:space="preserv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 xml:space="preserve">étendre </w:t>
      </w:r>
      <w:r w:rsidR="00B76940">
        <w:rPr>
          <w:rStyle w:val="5yl5"/>
        </w:rPr>
        <w:t>mes connaissances</w:t>
      </w:r>
      <w:r w:rsidR="00826AFF">
        <w:rPr>
          <w:rStyle w:val="5yl5"/>
        </w:rPr>
        <w:t xml:space="preserve"> à son sujet.</w:t>
      </w:r>
    </w:p>
    <w:p w:rsidR="00DA7D81" w:rsidRDefault="00DA7D81" w:rsidP="00672DF6">
      <w:pPr>
        <w:rPr>
          <w:rStyle w:val="5yl5"/>
        </w:rPr>
      </w:pPr>
    </w:p>
    <w:p w:rsidR="00DA7D81" w:rsidRDefault="00DA7D81" w:rsidP="00672DF6">
      <w:pPr>
        <w:rPr>
          <w:rStyle w:val="5yl5"/>
        </w:rPr>
      </w:pPr>
      <w:r>
        <w:rPr>
          <w:rStyle w:val="5yl5"/>
        </w:rPr>
        <w:t>_____________________/!\_________________________</w:t>
      </w:r>
    </w:p>
    <w:p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rsidR="00DA7D81" w:rsidRDefault="00DA7D81" w:rsidP="00672DF6">
      <w:pPr>
        <w:rPr>
          <w:rStyle w:val="5yl5"/>
        </w:rPr>
      </w:pPr>
    </w:p>
    <w:p w:rsidR="00DA7D81" w:rsidRPr="002202D2" w:rsidRDefault="00DA7D81" w:rsidP="00672DF6">
      <w:pPr>
        <w:rPr>
          <w:rStyle w:val="5yl5"/>
          <w:rFonts w:cs="Times New Roman"/>
        </w:rPr>
      </w:pPr>
      <w:r>
        <w:rPr>
          <w:rStyle w:val="5yl5"/>
        </w:rPr>
        <w:t>___________________________________________________</w:t>
      </w:r>
    </w:p>
    <w:p w:rsidR="00321DC5" w:rsidRDefault="00321DC5" w:rsidP="00672DF6">
      <w:pPr>
        <w:rPr>
          <w:rStyle w:val="5yl5"/>
        </w:rPr>
      </w:pPr>
      <w:r>
        <w:rPr>
          <w:rStyle w:val="5yl5"/>
        </w:rPr>
        <w:br w:type="page"/>
      </w:r>
    </w:p>
    <w:p w:rsidR="00927304" w:rsidRDefault="00EC1231" w:rsidP="00927304">
      <w:pPr>
        <w:pStyle w:val="Standard"/>
        <w:rPr>
          <w:rStyle w:val="Heading2Char"/>
        </w:rPr>
      </w:pPr>
      <w:bookmarkStart w:id="7" w:name="_Toc484440070"/>
      <w:r>
        <w:rPr>
          <w:rStyle w:val="Heading2Char"/>
        </w:rPr>
        <w:lastRenderedPageBreak/>
        <w:t>L'entreprise</w:t>
      </w:r>
      <w:bookmarkEnd w:id="7"/>
    </w:p>
    <w:p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rsidR="00F228DD" w:rsidRDefault="00F228DD" w:rsidP="00672DF6">
      <w:r>
        <w:t xml:space="preserve">L'entreprise est </w:t>
      </w:r>
      <w:r w:rsidR="00B76940">
        <w:t>composée</w:t>
      </w:r>
      <w:r>
        <w:t xml:space="preserve"> de cinq salariés : un directeur technique, </w:t>
      </w:r>
      <w:r w:rsidRPr="00F228DD">
        <w:rPr>
          <w:color w:val="FF0000"/>
        </w:rPr>
        <w:t>nit</w:t>
      </w:r>
      <w:r>
        <w:t xml:space="preserve">, deux développeurs, </w:t>
      </w:r>
    </w:p>
    <w:p w:rsidR="00064FB0" w:rsidRDefault="00064FB0" w:rsidP="00672DF6">
      <w:pPr>
        <w:pStyle w:val="Heading2"/>
      </w:pPr>
      <w:bookmarkStart w:id="8" w:name="_Toc484440071"/>
      <w:r>
        <w:t>Gestion de projet</w:t>
      </w:r>
      <w:bookmarkEnd w:id="8"/>
    </w:p>
    <w:p w:rsidR="00F2544C" w:rsidRDefault="00F2544C" w:rsidP="00064FB0">
      <w:pPr>
        <w:pStyle w:val="Standard"/>
      </w:pPr>
      <w:r>
        <w:t>Xen Orchestra est développé grâce à essentiellement deux outils de gestions :</w:t>
      </w:r>
    </w:p>
    <w:p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rsidR="00F2544C" w:rsidRDefault="00F2544C" w:rsidP="00064FB0">
      <w:pPr>
        <w:pStyle w:val="Standard"/>
      </w:pPr>
    </w:p>
    <w:p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 xml:space="preserve">ppeur estime qu'il a </w:t>
      </w:r>
      <w:r w:rsidR="00B76940">
        <w:t>fini</w:t>
      </w:r>
      <w:r w:rsidR="00E743F2">
        <w:t xml:space="preserve">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rsidR="00064FB0" w:rsidRDefault="00064FB0" w:rsidP="00672DF6"/>
    <w:p w:rsidR="00321DC5" w:rsidRDefault="00321DC5" w:rsidP="00672DF6">
      <w:pPr>
        <w:rPr>
          <w:rFonts w:asciiTheme="majorHAnsi" w:eastAsiaTheme="majorEastAsia" w:hAnsiTheme="majorHAnsi" w:cs="Mangal"/>
          <w:color w:val="4F81BD" w:themeColor="accent1"/>
          <w:sz w:val="26"/>
          <w:szCs w:val="23"/>
        </w:rPr>
      </w:pPr>
      <w:r>
        <w:br w:type="page"/>
      </w:r>
    </w:p>
    <w:p w:rsidR="00800840" w:rsidRDefault="00800840" w:rsidP="00672DF6">
      <w:pPr>
        <w:pStyle w:val="Heading2"/>
      </w:pPr>
      <w:bookmarkStart w:id="9" w:name="_Toc484440072"/>
      <w:r>
        <w:lastRenderedPageBreak/>
        <w:t>Cahier des charges</w:t>
      </w:r>
      <w:bookmarkEnd w:id="9"/>
    </w:p>
    <w:p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rsidR="004E12B8" w:rsidRPr="000B536E" w:rsidRDefault="004E12B8" w:rsidP="00672DF6"/>
    <w:p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rsidR="000D7996" w:rsidRDefault="005052AC">
      <w:pPr>
        <w:pStyle w:val="Standard"/>
      </w:pPr>
      <w:bookmarkStart w:id="10" w:name="_Toc484440073"/>
      <w:r w:rsidRPr="00800840">
        <w:rPr>
          <w:rStyle w:val="Heading2Char"/>
        </w:rPr>
        <w:lastRenderedPageBreak/>
        <w:t>Technologies utilisées</w:t>
      </w:r>
      <w:bookmarkEnd w:id="10"/>
      <w:r>
        <w:t> </w:t>
      </w:r>
    </w:p>
    <w:p w:rsidR="006760A7" w:rsidRDefault="006760A7" w:rsidP="00672DF6">
      <w:pPr>
        <w:pStyle w:val="Heading3"/>
      </w:pPr>
      <w:bookmarkStart w:id="11" w:name="_Toc484440074"/>
      <w:r>
        <w:t>NodeJS</w:t>
      </w:r>
      <w:bookmarkEnd w:id="11"/>
    </w:p>
    <w:p w:rsidR="00A231FE" w:rsidRPr="00A231FE" w:rsidRDefault="00A231FE" w:rsidP="00672DF6">
      <w:r>
        <w:t xml:space="preserve">NodeJS est une plateforme Javascript possédant une librairie de serveur http, ce qui permet de faire tourner un </w:t>
      </w:r>
      <w:r w:rsidR="00B76940">
        <w:t>serveur</w:t>
      </w:r>
      <w:r>
        <w:t xml:space="preserve"> web</w:t>
      </w:r>
      <w:r w:rsidR="00D34A97">
        <w:t xml:space="preserve"> écrit en Javascript.</w:t>
      </w:r>
    </w:p>
    <w:p w:rsidR="00332442" w:rsidRDefault="00332442" w:rsidP="00672DF6">
      <w:pPr>
        <w:pStyle w:val="Heading3"/>
      </w:pPr>
      <w:bookmarkStart w:id="12" w:name="_Toc484440075"/>
      <w:r>
        <w:t>Yarn</w:t>
      </w:r>
      <w:bookmarkEnd w:id="12"/>
    </w:p>
    <w:p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w:t>
      </w:r>
      <w:r w:rsidR="00B76940">
        <w:t>), de</w:t>
      </w:r>
      <w:r w:rsidR="00F66E46">
        <w:t xml:space="preserv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rsidR="000D7996" w:rsidRDefault="000D7996" w:rsidP="00672DF6">
      <w:pPr>
        <w:pStyle w:val="Heading3"/>
      </w:pPr>
      <w:bookmarkStart w:id="13" w:name="_Toc484440076"/>
      <w:r>
        <w:t>ReactJS</w:t>
      </w:r>
      <w:bookmarkEnd w:id="13"/>
    </w:p>
    <w:p w:rsidR="004330AE" w:rsidRDefault="004330AE" w:rsidP="00672DF6">
      <w:r>
        <w:t>React est une bibliothèque Javascript développé par Facebook. Le but de React est de faciliter le développement d'interface web par la création de composants permettant de générer un morceau de page html.</w:t>
      </w:r>
    </w:p>
    <w:p w:rsidR="004330AE" w:rsidRDefault="004330AE" w:rsidP="00672DF6">
      <w:r>
        <w:t>Un composant React est constitué de :</w:t>
      </w:r>
    </w:p>
    <w:p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rsidR="00432D2B" w:rsidRDefault="006D646A" w:rsidP="00432D2B">
      <w:pPr>
        <w:pStyle w:val="ListParagraph"/>
        <w:numPr>
          <w:ilvl w:val="0"/>
          <w:numId w:val="8"/>
        </w:numPr>
      </w:pPr>
      <w:r>
        <w:t>Une</w:t>
      </w:r>
      <w:r w:rsidR="004330AE">
        <w:t xml:space="preserve"> fonction render qui renvoie un objet représentant la vue du composant</w:t>
      </w:r>
    </w:p>
    <w:p w:rsidR="00783A6C" w:rsidRDefault="00783A6C" w:rsidP="00432D2B">
      <w:r>
        <w:rPr>
          <w:noProof/>
          <w:lang w:eastAsia="fr-FR" w:bidi="ar-SA"/>
        </w:rPr>
        <w:drawing>
          <wp:anchor distT="0" distB="0" distL="114300" distR="114300" simplePos="0" relativeHeight="251656704" behindDoc="0" locked="0" layoutInCell="1" allowOverlap="1">
            <wp:simplePos x="0" y="0"/>
            <wp:positionH relativeFrom="column">
              <wp:posOffset>1382064</wp:posOffset>
            </wp:positionH>
            <wp:positionV relativeFrom="paragraph">
              <wp:posOffset>631521</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ins w:id="14" w:author="CCCCC" w:date="2017-06-07T22:36:00Z">
        <w:r w:rsidR="00857FE5">
          <w:t xml:space="preserve"> Dans ce cas, on parle de composant stateless</w:t>
        </w:r>
      </w:ins>
    </w:p>
    <w:p w:rsidR="00E311DD" w:rsidRDefault="00E311DD" w:rsidP="00672DF6">
      <w:r>
        <w:rPr>
          <w:noProof/>
          <w:lang w:eastAsia="fr-FR" w:bidi="ar-SA"/>
        </w:rPr>
        <w:lastRenderedPageBreak/>
        <w:drawing>
          <wp:anchor distT="0" distB="0" distL="114300" distR="114300" simplePos="0" relativeHeight="251650560" behindDoc="1" locked="0" layoutInCell="1" allowOverlap="1">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ins w:id="15" w:author="CCCCC" w:date="2017-06-07T22:37:00Z">
        <w:r w:rsidR="00857FE5">
          <w:t xml:space="preserve"> Ce type de composant est dit stateful.</w:t>
        </w:r>
      </w:ins>
    </w:p>
    <w:p w:rsidR="00E87667" w:rsidRDefault="00E87667" w:rsidP="00672DF6">
      <w:r>
        <w:t>Concernant l'instanciation du module, celle-ci s'effectue en déclarant une balise portant le nom du module. On peut également voir sur l'exemple que la valeur initiale transmise à la variable props est passée dans un attribue de la balise.</w:t>
      </w:r>
    </w:p>
    <w:p w:rsidR="00797D10" w:rsidRDefault="00FC3F16" w:rsidP="00672DF6">
      <w:r>
        <w:rPr>
          <w:noProof/>
          <w:lang w:eastAsia="fr-FR" w:bidi="ar-SA"/>
        </w:rPr>
        <w:drawing>
          <wp:anchor distT="0" distB="0" distL="114300" distR="114300" simplePos="0" relativeHeight="251649536" behindDoc="0" locked="0" layoutInCell="1" allowOverlap="1">
            <wp:simplePos x="0" y="0"/>
            <wp:positionH relativeFrom="column">
              <wp:posOffset>3163045</wp:posOffset>
            </wp:positionH>
            <wp:positionV relativeFrom="paragraph">
              <wp:posOffset>4279</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797D10">
        <w:t>Pour pouvoir modifier le state, chaque composant possède une méthode « setState » qui possède deux signatures :</w:t>
      </w:r>
    </w:p>
    <w:p w:rsidR="00797D10" w:rsidRDefault="00797D10" w:rsidP="00797D10">
      <w:pPr>
        <w:pStyle w:val="ListParagraph"/>
        <w:numPr>
          <w:ilvl w:val="0"/>
          <w:numId w:val="13"/>
        </w:numPr>
      </w:pPr>
      <w:r>
        <w:t>L’une prend en argument un objet. La fonction va alors mettre à jour les champs qu’il a en commun avec l’argument.</w:t>
      </w:r>
    </w:p>
    <w:p w:rsidR="00797D10" w:rsidRDefault="00797D10" w:rsidP="00797D10">
      <w:pPr>
        <w:pStyle w:val="ListParagraph"/>
        <w:numPr>
          <w:ilvl w:val="0"/>
          <w:numId w:val="13"/>
        </w:numPr>
      </w:pPr>
      <w:r>
        <w:t>L’autre prend une fonction en argument à laquelle est passé l’ancien state, et renvoie le nouveau</w:t>
      </w:r>
    </w:p>
    <w:p w:rsidR="00332442" w:rsidRDefault="00332442" w:rsidP="00672DF6">
      <w:pPr>
        <w:pStyle w:val="Heading3"/>
      </w:pPr>
      <w:bookmarkStart w:id="16" w:name="_Toc484440077"/>
      <w:r>
        <w:t>Babel</w:t>
      </w:r>
      <w:bookmarkEnd w:id="16"/>
    </w:p>
    <w:p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rsidR="001A4C64" w:rsidRDefault="001A4C64" w:rsidP="001A4C64">
      <w:pPr>
        <w:pStyle w:val="Standard"/>
        <w:ind w:left="720"/>
      </w:pPr>
    </w:p>
    <w:p w:rsidR="00321DC5" w:rsidRDefault="00321DC5" w:rsidP="00672DF6">
      <w:pPr>
        <w:rPr>
          <w:rStyle w:val="Heading2Char"/>
        </w:rPr>
      </w:pPr>
      <w:r>
        <w:rPr>
          <w:rStyle w:val="Heading2Char"/>
        </w:rPr>
        <w:br w:type="page"/>
      </w:r>
    </w:p>
    <w:p w:rsidR="003E4B51" w:rsidRDefault="000D7996">
      <w:pPr>
        <w:pStyle w:val="Standard"/>
        <w:rPr>
          <w:rStyle w:val="Heading2Char"/>
        </w:rPr>
      </w:pPr>
      <w:bookmarkStart w:id="17" w:name="_Toc484440078"/>
      <w:r>
        <w:rPr>
          <w:rStyle w:val="Heading2Char"/>
        </w:rPr>
        <w:lastRenderedPageBreak/>
        <w:t>Travail réalisé</w:t>
      </w:r>
      <w:bookmarkEnd w:id="17"/>
    </w:p>
    <w:p w:rsidR="000D7996" w:rsidRDefault="000D7996" w:rsidP="00672DF6">
      <w:pPr>
        <w:pStyle w:val="Heading3"/>
      </w:pPr>
      <w:bookmarkStart w:id="18" w:name="_Toc484440079"/>
      <w:r>
        <w:t>Prise en main de</w:t>
      </w:r>
      <w:r w:rsidR="00F66E46">
        <w:t>s différents outils</w:t>
      </w:r>
      <w:bookmarkEnd w:id="18"/>
    </w:p>
    <w:p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rsidR="00F66E46" w:rsidRPr="00F66E46" w:rsidRDefault="00F66E46" w:rsidP="00672DF6">
      <w:pPr>
        <w:pStyle w:val="Heading4"/>
      </w:pPr>
      <w:r>
        <w:t>ES6</w:t>
      </w:r>
    </w:p>
    <w:p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w:t>
      </w:r>
      <w:r w:rsidR="00B76940">
        <w:t>par</w:t>
      </w:r>
      <w:r>
        <w:t xml:space="preserve">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rsidR="00932030" w:rsidRDefault="00CE65BD" w:rsidP="00672DF6">
      <w:r>
        <w:rPr>
          <w:noProof/>
          <w:lang w:eastAsia="fr-FR" w:bidi="ar-SA"/>
        </w:rPr>
        <w:drawing>
          <wp:anchor distT="0" distB="0" distL="114300" distR="114300" simplePos="0" relativeHeight="251651584" behindDoc="0" locked="0" layoutInCell="1" allowOverlap="1">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xml:space="preserve">, la fonction </w:t>
      </w:r>
      <w:r w:rsidR="00B76940">
        <w:t>incrémentation</w:t>
      </w:r>
      <w:r>
        <w:t xml:space="preserve"> prend en paramètre cpt et renvoie cpt + 1</w:t>
      </w:r>
    </w:p>
    <w:p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rsidR="006F7A8D" w:rsidRDefault="007E565D" w:rsidP="00672DF6">
      <w:r>
        <w:rPr>
          <w:noProof/>
          <w:lang w:eastAsia="fr-FR" w:bidi="ar-SA"/>
        </w:rPr>
        <w:drawing>
          <wp:anchor distT="0" distB="0" distL="114300" distR="114300" simplePos="0" relativeHeight="251652608" behindDoc="0" locked="0" layoutInCell="1" allowOverlap="1">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rsidR="00FB26AB" w:rsidRDefault="00FB26AB" w:rsidP="00672DF6">
      <w:r>
        <w:rPr>
          <w:noProof/>
          <w:lang w:eastAsia="fr-FR" w:bidi="ar-SA"/>
        </w:rPr>
        <w:drawing>
          <wp:anchor distT="0" distB="0" distL="114300" distR="114300" simplePos="0" relativeHeight="251665920" behindDoc="0" locked="0" layoutInCell="1" allowOverlap="1">
            <wp:simplePos x="0" y="0"/>
            <wp:positionH relativeFrom="margin">
              <wp:align>center</wp:align>
            </wp:positionH>
            <wp:positionV relativeFrom="paragraph">
              <wp:posOffset>666778</wp:posOffset>
            </wp:positionV>
            <wp:extent cx="3053080" cy="424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3080" cy="424180"/>
                    </a:xfrm>
                    <a:prstGeom prst="rect">
                      <a:avLst/>
                    </a:prstGeom>
                  </pic:spPr>
                </pic:pic>
              </a:graphicData>
            </a:graphic>
            <wp14:sizeRelH relativeFrom="margin">
              <wp14:pctWidth>0</wp14:pctWidth>
            </wp14:sizeRelH>
            <wp14:sizeRelV relativeFrom="margin">
              <wp14:pctHeight>0</wp14:pctHeight>
            </wp14:sizeRelV>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rsidR="00F66E46" w:rsidRDefault="00F66E46" w:rsidP="00672DF6">
      <w:pPr>
        <w:pStyle w:val="Heading4"/>
      </w:pPr>
      <w:r>
        <w:t>Redux</w:t>
      </w:r>
    </w:p>
    <w:p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rsidR="00F0188C" w:rsidRDefault="00DF5884" w:rsidP="00672DF6">
      <w:r>
        <w:rPr>
          <w:noProof/>
          <w:lang w:eastAsia="fr-FR" w:bidi="ar-SA"/>
        </w:rPr>
        <w:drawing>
          <wp:anchor distT="0" distB="0" distL="114300" distR="114300" simplePos="0" relativeHeight="251653632" behindDoc="0" locked="0" layoutInCell="1" allowOverlap="1">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rsidR="00F66E46" w:rsidRDefault="0077658B" w:rsidP="00672DF6">
      <w:r>
        <w:rPr>
          <w:noProof/>
          <w:lang w:eastAsia="fr-FR" w:bidi="ar-SA"/>
        </w:rPr>
        <w:drawing>
          <wp:anchor distT="0" distB="0" distL="114300" distR="114300" simplePos="0" relativeHeight="251654656" behindDoc="0" locked="0" layoutInCell="1" allowOverlap="1">
            <wp:simplePos x="0" y="0"/>
            <wp:positionH relativeFrom="column">
              <wp:posOffset>1265887</wp:posOffset>
            </wp:positionH>
            <wp:positionV relativeFrom="paragraph">
              <wp:posOffset>572301</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rsidR="00FC3046">
        <w:t xml:space="preserve"> Voici le reducer associé au changement de thème.</w:t>
      </w:r>
    </w:p>
    <w:p w:rsidR="000255D2" w:rsidRDefault="0077658B" w:rsidP="000255D2">
      <w:r>
        <w:rPr>
          <w:noProof/>
          <w:lang w:eastAsia="fr-FR" w:bidi="ar-SA"/>
        </w:rPr>
        <w:drawing>
          <wp:anchor distT="0" distB="0" distL="114300" distR="114300" simplePos="0" relativeHeight="251655680" behindDoc="0" locked="0" layoutInCell="1" allowOverlap="1">
            <wp:simplePos x="0" y="0"/>
            <wp:positionH relativeFrom="column">
              <wp:posOffset>1771015</wp:posOffset>
            </wp:positionH>
            <wp:positionV relativeFrom="paragraph">
              <wp:posOffset>864014</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rsidR="000255D2" w:rsidRDefault="00681248" w:rsidP="000255D2">
      <w:r>
        <w:rPr>
          <w:noProof/>
          <w:lang w:eastAsia="fr-FR" w:bidi="ar-SA"/>
        </w:rPr>
        <w:drawing>
          <wp:anchor distT="0" distB="0" distL="114300" distR="114300" simplePos="0" relativeHeight="251657728" behindDoc="0" locked="0" layoutInCell="1" allowOverlap="1">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rsidR="000255D2" w:rsidRDefault="000255D2" w:rsidP="00672DF6">
      <w:pPr>
        <w:pStyle w:val="ListParagraph"/>
      </w:pPr>
    </w:p>
    <w:p w:rsidR="00D501A2" w:rsidRDefault="00D501A2" w:rsidP="00672DF6">
      <w:pPr>
        <w:pStyle w:val="ListParagraph"/>
      </w:pPr>
      <w:r>
        <w:t>react</w:t>
      </w:r>
    </w:p>
    <w:p w:rsidR="00D501A2" w:rsidRDefault="00D501A2" w:rsidP="00672DF6">
      <w:pPr>
        <w:pStyle w:val="ListParagraph"/>
      </w:pPr>
      <w:r>
        <w:t>github</w:t>
      </w:r>
    </w:p>
    <w:p w:rsidR="00FC4687" w:rsidRDefault="00FC4687" w:rsidP="00672DF6">
      <w:pPr>
        <w:pStyle w:val="ListParagraph"/>
      </w:pPr>
      <w:r>
        <w:t>react router</w:t>
      </w:r>
    </w:p>
    <w:p w:rsidR="002652F6" w:rsidRDefault="002652F6" w:rsidP="00672DF6">
      <w:pPr>
        <w:pStyle w:val="ListParagraph"/>
      </w:pPr>
      <w:r>
        <w:t>tests</w:t>
      </w:r>
    </w:p>
    <w:p w:rsidR="000D7996" w:rsidRDefault="000D7996" w:rsidP="00672DF6">
      <w:pPr>
        <w:pStyle w:val="Heading3"/>
      </w:pPr>
      <w:bookmarkStart w:id="19" w:name="_Toc484440080"/>
      <w:r>
        <w:t>Développement du module withState</w:t>
      </w:r>
      <w:bookmarkEnd w:id="19"/>
    </w:p>
    <w:p w:rsidR="001F2447" w:rsidRDefault="00FC4687" w:rsidP="001F2447">
      <w:pPr>
        <w:pStyle w:val="Heading4"/>
      </w:pPr>
      <w:r>
        <w:t>Objectif</w:t>
      </w:r>
      <w:r w:rsidR="003B4AC3">
        <w:t>s</w:t>
      </w:r>
    </w:p>
    <w:p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rsidR="001F2447" w:rsidRDefault="001F2447" w:rsidP="001F2447">
      <w:pPr>
        <w:pStyle w:val="Heading4"/>
      </w:pPr>
      <w:r>
        <w:t>Réalisation</w:t>
      </w:r>
    </w:p>
    <w:p w:rsidR="00B37D3A" w:rsidDel="0035538D" w:rsidRDefault="001F68C4" w:rsidP="00C865C2">
      <w:pPr>
        <w:rPr>
          <w:del w:id="20" w:author="CCCCC" w:date="2017-06-07T21:03:00Z"/>
          <w:noProof/>
          <w:lang w:eastAsia="fr-FR" w:bidi="ar-SA"/>
        </w:rPr>
      </w:pPr>
      <w:ins w:id="21" w:author="CCCCC" w:date="2017-06-08T19:08:00Z">
        <w:r>
          <w:rPr>
            <w:noProof/>
            <w:lang w:eastAsia="fr-FR" w:bidi="ar-SA"/>
          </w:rPr>
          <w:drawing>
            <wp:anchor distT="0" distB="0" distL="114300" distR="114300" simplePos="0" relativeHeight="251670016" behindDoc="1" locked="0" layoutInCell="1" allowOverlap="1">
              <wp:simplePos x="0" y="0"/>
              <wp:positionH relativeFrom="margin">
                <wp:align>left</wp:align>
              </wp:positionH>
              <wp:positionV relativeFrom="paragraph">
                <wp:posOffset>157121</wp:posOffset>
              </wp:positionV>
              <wp:extent cx="3101140" cy="2401294"/>
              <wp:effectExtent l="0" t="0" r="4445" b="0"/>
              <wp:wrapTight wrapText="bothSides">
                <wp:wrapPolygon edited="0">
                  <wp:start x="0" y="0"/>
                  <wp:lineTo x="0" y="21423"/>
                  <wp:lineTo x="21498" y="21423"/>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7476"/>
                      <a:stretch/>
                    </pic:blipFill>
                    <pic:spPr bwMode="auto">
                      <a:xfrm>
                        <a:off x="0" y="0"/>
                        <a:ext cx="3101140" cy="2401294"/>
                      </a:xfrm>
                      <a:prstGeom prst="rect">
                        <a:avLst/>
                      </a:prstGeom>
                      <a:ln>
                        <a:noFill/>
                      </a:ln>
                      <a:extLst>
                        <a:ext uri="{53640926-AAD7-44D8-BBD7-CCE9431645EC}">
                          <a14:shadowObscured xmlns:a14="http://schemas.microsoft.com/office/drawing/2010/main"/>
                        </a:ext>
                      </a:extLst>
                    </pic:spPr>
                  </pic:pic>
                </a:graphicData>
              </a:graphic>
            </wp:anchor>
          </w:drawing>
        </w:r>
      </w:ins>
      <w:r w:rsidR="00B37D3A">
        <w:rPr>
          <w:noProof/>
          <w:lang w:eastAsia="fr-FR" w:bidi="ar-SA"/>
        </w:rPr>
        <w:t>Voici à quoi devrait ressembler la déclaration d’un composant utilisant withState</w:t>
      </w:r>
    </w:p>
    <w:p w:rsidR="004F6BC9" w:rsidDel="0035538D" w:rsidRDefault="004F6BC9" w:rsidP="00B60E60">
      <w:pPr>
        <w:rPr>
          <w:del w:id="22" w:author="CCCCC" w:date="2017-06-07T21:03:00Z"/>
          <w:noProof/>
          <w:lang w:eastAsia="fr-FR" w:bidi="ar-SA"/>
        </w:rPr>
      </w:pPr>
    </w:p>
    <w:p w:rsidR="00667DE3" w:rsidRDefault="00667DE3" w:rsidP="00B60E60">
      <w:pPr>
        <w:rPr>
          <w:noProof/>
          <w:lang w:eastAsia="fr-FR" w:bidi="ar-SA"/>
        </w:rPr>
      </w:pPr>
    </w:p>
    <w:p w:rsidR="00977CE4" w:rsidRDefault="00165C10" w:rsidP="00B60E60">
      <w:pPr>
        <w:rPr>
          <w:noProof/>
          <w:lang w:eastAsia="fr-FR" w:bidi="ar-SA"/>
        </w:rPr>
      </w:pPr>
      <w:del w:id="23" w:author="CCCCC" w:date="2017-06-08T19:07:00Z">
        <w:r w:rsidDel="000A0FA8">
          <w:rPr>
            <w:noProof/>
            <w:lang w:eastAsia="fr-FR" w:bidi="ar-SA"/>
          </w:rPr>
          <mc:AlternateContent>
            <mc:Choice Requires="wps">
              <w:drawing>
                <wp:anchor distT="0" distB="0" distL="114300" distR="114300" simplePos="0" relativeHeight="251666944" behindDoc="0" locked="0" layoutInCell="1" allowOverlap="1">
                  <wp:simplePos x="0" y="0"/>
                  <wp:positionH relativeFrom="column">
                    <wp:posOffset>3175</wp:posOffset>
                  </wp:positionH>
                  <wp:positionV relativeFrom="paragraph">
                    <wp:posOffset>2782570</wp:posOffset>
                  </wp:positionV>
                  <wp:extent cx="3637915" cy="258445"/>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D00" w:rsidRPr="006C2E75" w:rsidRDefault="00100D00" w:rsidP="00667DE3">
                              <w:pPr>
                                <w:pStyle w:val="Caption"/>
                                <w:rPr>
                                  <w:rFonts w:cs="Lohit Devanagari"/>
                                  <w:noProof/>
                                  <w:sz w:val="24"/>
                                  <w:szCs w:val="24"/>
                                </w:rPr>
                              </w:pPr>
                              <w:r>
                                <w:t xml:space="preserve">****Figure </w:t>
                              </w:r>
                              <w:r w:rsidR="0019242A">
                                <w:fldChar w:fldCharType="begin"/>
                              </w:r>
                              <w:r w:rsidR="0019242A">
                                <w:instrText xml:space="preserve"> SEQ Figure \* ARABIC </w:instrText>
                              </w:r>
                              <w:r w:rsidR="0019242A">
                                <w:fldChar w:fldCharType="separate"/>
                              </w:r>
                              <w:r w:rsidR="00FD4174">
                                <w:rPr>
                                  <w:noProof/>
                                </w:rPr>
                                <w:t>1</w:t>
                              </w:r>
                              <w:r w:rsidR="0019242A">
                                <w:rPr>
                                  <w:noProof/>
                                </w:rPr>
                                <w:fldChar w:fldCharType="end"/>
                              </w:r>
                              <w:r>
                                <w:t>Insérer init</w:t>
                              </w:r>
                              <w:del w:id="24" w:author="CCCCC" w:date="2017-06-08T19:07:00Z">
                                <w:r w:rsidDel="000A0FA8">
                                  <w:delText xml:space="preserve"> </w:delText>
                                </w:r>
                              </w:del>
                              <w:r>
                                <w:t>fonction*****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pt;margin-top:219.1pt;width:286.45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8CegIAAAA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" stroked="f">
                  <v:textbox style="mso-fit-shape-to-text:t" inset="0,0,0,0">
                    <w:txbxContent>
                      <w:p w:rsidR="00100D00" w:rsidRPr="006C2E75" w:rsidRDefault="00100D00" w:rsidP="00667DE3">
                        <w:pPr>
                          <w:pStyle w:val="Caption"/>
                          <w:rPr>
                            <w:rFonts w:cs="Lohit Devanagari"/>
                            <w:noProof/>
                            <w:sz w:val="24"/>
                            <w:szCs w:val="24"/>
                          </w:rPr>
                        </w:pPr>
                        <w:r>
                          <w:t xml:space="preserve">****Figure </w:t>
                        </w:r>
                        <w:r w:rsidR="0019242A">
                          <w:fldChar w:fldCharType="begin"/>
                        </w:r>
                        <w:r w:rsidR="0019242A">
                          <w:instrText xml:space="preserve"> SEQ Figure \* ARABIC </w:instrText>
                        </w:r>
                        <w:r w:rsidR="0019242A">
                          <w:fldChar w:fldCharType="separate"/>
                        </w:r>
                        <w:r w:rsidR="00FD4174">
                          <w:rPr>
                            <w:noProof/>
                          </w:rPr>
                          <w:t>1</w:t>
                        </w:r>
                        <w:r w:rsidR="0019242A">
                          <w:rPr>
                            <w:noProof/>
                          </w:rPr>
                          <w:fldChar w:fldCharType="end"/>
                        </w:r>
                        <w:r>
                          <w:t>Insérer init</w:t>
                        </w:r>
                        <w:del w:id="25" w:author="CCCCC" w:date="2017-06-08T19:07:00Z">
                          <w:r w:rsidDel="000A0FA8">
                            <w:delText xml:space="preserve"> </w:delText>
                          </w:r>
                        </w:del>
                        <w:r>
                          <w:t>fonction*****</w:t>
                        </w:r>
                      </w:p>
                    </w:txbxContent>
                  </v:textbox>
                  <w10:wrap type="square"/>
                </v:shape>
              </w:pict>
            </mc:Fallback>
          </mc:AlternateContent>
        </w:r>
        <w:r w:rsidR="004F6BC9" w:rsidDel="000A0FA8">
          <w:rPr>
            <w:noProof/>
            <w:lang w:eastAsia="fr-FR" w:bidi="ar-SA"/>
          </w:rPr>
          <w:drawing>
            <wp:anchor distT="0" distB="0" distL="114300" distR="114300" simplePos="0" relativeHeight="251659776" behindDoc="0" locked="0" layoutInCell="1" allowOverlap="1">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rsidR="000C1A41" w:rsidRDefault="000C1A41" w:rsidP="00B60E60">
      <w:pPr>
        <w:rPr>
          <w:noProof/>
          <w:lang w:eastAsia="fr-FR" w:bidi="ar-SA"/>
        </w:rPr>
      </w:pPr>
      <w:r>
        <w:rPr>
          <w:noProof/>
          <w:lang w:eastAsia="fr-FR" w:bidi="ar-SA"/>
        </w:rPr>
        <w:lastRenderedPageBreak/>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028F4044" wp14:editId="4CA12B85">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rsidR="0076147E" w:rsidRDefault="0076147E" w:rsidP="00E30E3B">
      <w:pPr>
        <w:pStyle w:val="ListParagraph"/>
        <w:numPr>
          <w:ilvl w:val="0"/>
          <w:numId w:val="11"/>
        </w:numPr>
        <w:rPr>
          <w:noProof/>
          <w:lang w:eastAsia="fr-FR" w:bidi="ar-SA"/>
        </w:rPr>
      </w:pPr>
      <w:r>
        <w:rPr>
          <w:noProof/>
          <w:lang w:eastAsia="fr-FR" w:bidi="ar-SA"/>
        </w:rPr>
        <w:t>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décris précédement.</w:t>
      </w:r>
      <w:r w:rsidR="0060717E">
        <w:rPr>
          <w:noProof/>
          <w:lang w:eastAsia="fr-FR" w:bidi="ar-SA"/>
        </w:rPr>
        <w:t xml:space="preserve"> Un sélécteur prend</w:t>
      </w:r>
      <w:ins w:id="26" w:author="CCCCC" w:date="2017-06-07T21:03:00Z">
        <w:r w:rsidR="0035538D">
          <w:rPr>
            <w:noProof/>
            <w:lang w:eastAsia="fr-FR" w:bidi="ar-SA"/>
          </w:rPr>
          <w:t xml:space="preserve">ra </w:t>
        </w:r>
      </w:ins>
      <w:del w:id="27" w:author="CCCCC" w:date="2017-06-07T21:03:00Z">
        <w:r w:rsidR="0060717E" w:rsidDel="0035538D">
          <w:rPr>
            <w:noProof/>
            <w:lang w:eastAsia="fr-FR" w:bidi="ar-SA"/>
          </w:rPr>
          <w:delText xml:space="preserve"> </w:delText>
        </w:r>
      </w:del>
      <w:r w:rsidR="0060717E">
        <w:rPr>
          <w:noProof/>
          <w:lang w:eastAsia="fr-FR" w:bidi="ar-SA"/>
        </w:rPr>
        <w:t>en paramètre le futur state, et les props passées au composant pour pouvoir renvoyer la valeur souhaitée.</w:t>
      </w:r>
    </w:p>
    <w:p w:rsidR="007625BB" w:rsidRDefault="007625BB" w:rsidP="007625BB">
      <w:pPr>
        <w:rPr>
          <w:lang w:eastAsia="fr-FR" w:bidi="ar-SA"/>
        </w:rPr>
      </w:pPr>
      <w:r>
        <w:rPr>
          <w:noProof/>
          <w:lang w:eastAsia="fr-FR" w:bidi="ar-SA"/>
        </w:rPr>
        <w:lastRenderedPageBreak/>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rsidR="003B64B0" w:rsidRDefault="00CD495B" w:rsidP="007625BB">
      <w:pPr>
        <w:rPr>
          <w:noProof/>
          <w:lang w:eastAsia="fr-FR" w:bidi="ar-SA"/>
        </w:rPr>
      </w:pPr>
      <w:r>
        <w:rPr>
          <w:noProof/>
          <w:lang w:eastAsia="fr-FR" w:bidi="ar-SA"/>
        </w:rPr>
        <w:drawing>
          <wp:anchor distT="0" distB="0" distL="114300" distR="114300" simplePos="0" relativeHeight="251667968" behindDoc="0" locked="0" layoutInCell="1" allowOverlap="1">
            <wp:simplePos x="0" y="0"/>
            <wp:positionH relativeFrom="column">
              <wp:posOffset>-440529</wp:posOffset>
            </wp:positionH>
            <wp:positionV relativeFrom="paragraph">
              <wp:posOffset>605278</wp:posOffset>
            </wp:positionV>
            <wp:extent cx="7004685" cy="2210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04685" cy="2210435"/>
                    </a:xfrm>
                    <a:prstGeom prst="rect">
                      <a:avLst/>
                    </a:prstGeom>
                  </pic:spPr>
                </pic:pic>
              </a:graphicData>
            </a:graphic>
            <wp14:sizeRelH relativeFrom="margin">
              <wp14:pctWidth>0</wp14:pctWidth>
            </wp14:sizeRelH>
            <wp14:sizeRelV relativeFrom="margin">
              <wp14:pctHeight>0</wp14:pctHeight>
            </wp14:sizeRelV>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r w:rsidRPr="00CD495B">
        <w:rPr>
          <w:noProof/>
          <w:lang w:eastAsia="fr-FR" w:bidi="ar-SA"/>
        </w:rPr>
        <w:t xml:space="preserve"> </w:t>
      </w:r>
    </w:p>
    <w:p w:rsidR="00687032" w:rsidRDefault="00687032" w:rsidP="00DC7F29">
      <w:pPr>
        <w:rPr>
          <w:noProof/>
          <w:lang w:eastAsia="fr-FR" w:bidi="ar-SA"/>
        </w:rPr>
      </w:pPr>
      <w:r>
        <w:rPr>
          <w:noProof/>
          <w:lang w:eastAsia="fr-FR" w:bidi="ar-SA"/>
        </w:rPr>
        <w:t>Elle prend en argument :</w:t>
      </w:r>
    </w:p>
    <w:p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rsidR="00687032" w:rsidRDefault="00687032" w:rsidP="00687032">
      <w:pPr>
        <w:pStyle w:val="ListParagraph"/>
        <w:numPr>
          <w:ilvl w:val="0"/>
          <w:numId w:val="12"/>
        </w:numPr>
        <w:rPr>
          <w:noProof/>
          <w:lang w:eastAsia="fr-FR" w:bidi="ar-SA"/>
        </w:rPr>
      </w:pPr>
      <w:r>
        <w:rPr>
          <w:noProof/>
          <w:lang w:eastAsia="fr-FR" w:bidi="ar-SA"/>
        </w:rPr>
        <w:t>La fonction qui est traitée</w:t>
      </w:r>
    </w:p>
    <w:p w:rsidR="00687032" w:rsidRDefault="00CD495B" w:rsidP="00687032">
      <w:pPr>
        <w:rPr>
          <w:noProof/>
          <w:lang w:eastAsia="fr-FR" w:bidi="ar-SA"/>
        </w:rPr>
      </w:pPr>
      <w:r>
        <w:rPr>
          <w:noProof/>
          <w:lang w:eastAsia="fr-FR" w:bidi="ar-SA"/>
        </w:rPr>
        <w:t>D’abord il est testé si une action portant ce nom existe déjà, si c’est le cas, une erreur est générée.</w:t>
      </w:r>
      <w:r>
        <w:rPr>
          <w:noProof/>
          <w:lang w:eastAsia="fr-FR" w:bidi="ar-SA"/>
        </w:rPr>
        <w:br/>
        <w:t>Ensuite, si le sous-state est un objet, une copie est créée qui sera nécessaire pour réinitialiser la valeur du sous-state</w:t>
      </w:r>
      <w:r w:rsidR="00CB74D7">
        <w:rPr>
          <w:noProof/>
          <w:lang w:eastAsia="fr-FR" w:bidi="ar-SA"/>
        </w:rPr>
        <w:t xml:space="preserve"> si besoin est.</w:t>
      </w:r>
      <w:r w:rsidR="00CB74D7">
        <w:rPr>
          <w:noProof/>
          <w:lang w:eastAsia="fr-FR" w:bidi="ar-SA"/>
        </w:rPr>
        <w:br/>
        <w:t>Une action est alors définie dans l’objet this.actions à l’indice portant son nom. Cette action peut être exécuté avec liste de paramètres qui lui est passée en arguments</w:t>
      </w:r>
      <w:r w:rsidR="001574DF">
        <w:rPr>
          <w:noProof/>
          <w:lang w:eastAsia="fr-FR" w:bidi="ar-SA"/>
        </w:rPr>
        <w:t>. L’action sera éxecutée, elle va ensuite éxecuter en prenant les paramètres décris précédemment, la fonction qui lui est passée en argument. Sa valeur de retour sera ensuite utilisée pour mettre le sous-state à jour.</w:t>
      </w:r>
    </w:p>
    <w:p w:rsidR="00617AAB" w:rsidRDefault="001574DF" w:rsidP="00DC7F29">
      <w:pPr>
        <w:rPr>
          <w:noProof/>
          <w:lang w:eastAsia="fr-FR" w:bidi="ar-SA"/>
        </w:rPr>
      </w:pPr>
      <w:r>
        <w:rPr>
          <w:noProof/>
          <w:lang w:eastAsia="fr-FR" w:bidi="ar-SA"/>
        </w:rPr>
        <w:lastRenderedPageBreak/>
        <w:drawing>
          <wp:anchor distT="0" distB="0" distL="114300" distR="114300" simplePos="0" relativeHeight="251668992" behindDoc="0" locked="0" layoutInCell="1" allowOverlap="1">
            <wp:simplePos x="0" y="0"/>
            <wp:positionH relativeFrom="column">
              <wp:posOffset>291465</wp:posOffset>
            </wp:positionH>
            <wp:positionV relativeFrom="paragraph">
              <wp:posOffset>-3810</wp:posOffset>
            </wp:positionV>
            <wp:extent cx="5559425" cy="3692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59425" cy="3692525"/>
                    </a:xfrm>
                    <a:prstGeom prst="rect">
                      <a:avLst/>
                    </a:prstGeom>
                  </pic:spPr>
                </pic:pic>
              </a:graphicData>
            </a:graphic>
            <wp14:sizeRelH relativeFrom="margin">
              <wp14:pctWidth>0</wp14:pctWidth>
            </wp14:sizeRelH>
            <wp14:sizeRelV relativeFrom="margin">
              <wp14:pctHeight>0</wp14:pctHeight>
            </wp14:sizeRelV>
          </wp:anchor>
        </w:drawing>
      </w:r>
      <w:r w:rsidR="00586EFC">
        <w:rPr>
          <w:noProof/>
          <w:lang w:eastAsia="fr-FR" w:bidi="ar-SA"/>
        </w:rPr>
        <w:t>Il est ensuite nécessaire de construire le state. Celui-ci comprenant un nombre de niveaux non définit, le state va être construit de manière récursive. La fonction constructState qui prend en paramètre un objet « obj » représentant le sous-state, ainsi que le chemin pour atteindre celui-ci. Cette fonction commence par déclarer une variable « substate » qui contiendra la valeur de retour et une variable « pathCopy » qui permettra de stocker une valeur modifié de l’argument « path ».</w:t>
      </w:r>
      <w:r w:rsidR="00A038BB">
        <w:rPr>
          <w:noProof/>
          <w:lang w:eastAsia="fr-FR" w:bidi="ar-SA"/>
        </w:rPr>
        <w:t xml:space="preserve"> On regarde ensuite si l’objet contient un champs « init », si c’est le cas, on initialise sa valeur, sinon on va parcourir</w:t>
      </w:r>
      <w:r w:rsidR="008F14E3">
        <w:rPr>
          <w:noProof/>
          <w:lang w:eastAsia="fr-FR" w:bidi="ar-SA"/>
        </w:rPr>
        <w:t xml:space="preserve"> ses champs</w:t>
      </w:r>
      <w:r w:rsidR="00A038BB">
        <w:rPr>
          <w:noProof/>
          <w:lang w:eastAsia="fr-FR" w:bidi="ar-SA"/>
        </w:rPr>
        <w:t>.</w:t>
      </w:r>
      <w:r w:rsidR="008F14E3">
        <w:rPr>
          <w:noProof/>
          <w:lang w:eastAsia="fr-FR" w:bidi="ar-SA"/>
        </w:rPr>
        <w:t xml:space="preserve"> On va d’abord enlever toutes les fonctions de l’objet pour qu’il ne reste plus </w:t>
      </w:r>
      <w:r w:rsidR="00617AAB">
        <w:rPr>
          <w:noProof/>
          <w:lang w:eastAsia="fr-FR" w:bidi="ar-SA"/>
        </w:rPr>
        <w:t>que les trois types de valeur suivant :</w:t>
      </w:r>
    </w:p>
    <w:p w:rsidR="00617AAB" w:rsidRDefault="00617AAB" w:rsidP="00617AAB">
      <w:pPr>
        <w:pStyle w:val="ListParagraph"/>
        <w:numPr>
          <w:ilvl w:val="0"/>
          <w:numId w:val="14"/>
        </w:numPr>
        <w:rPr>
          <w:noProof/>
          <w:lang w:eastAsia="fr-FR" w:bidi="ar-SA"/>
        </w:rPr>
      </w:pPr>
      <w:r>
        <w:rPr>
          <w:noProof/>
          <w:lang w:eastAsia="fr-FR" w:bidi="ar-SA"/>
        </w:rPr>
        <w:t xml:space="preserve">Une </w:t>
      </w:r>
      <w:r w:rsidR="008F14E3">
        <w:rPr>
          <w:noProof/>
          <w:lang w:eastAsia="fr-FR" w:bidi="ar-SA"/>
        </w:rPr>
        <w:t>valeurs d’</w:t>
      </w:r>
      <w:r>
        <w:rPr>
          <w:noProof/>
          <w:lang w:eastAsia="fr-FR" w:bidi="ar-SA"/>
        </w:rPr>
        <w:t>initialisation. La valeur d’initialisation étant déjà traité, elle sera ignorée si la valeur courante est de ce type.</w:t>
      </w:r>
    </w:p>
    <w:p w:rsidR="00617AAB" w:rsidRDefault="00617AAB" w:rsidP="00617AAB">
      <w:pPr>
        <w:pStyle w:val="ListParagraph"/>
        <w:numPr>
          <w:ilvl w:val="0"/>
          <w:numId w:val="14"/>
        </w:numPr>
        <w:rPr>
          <w:noProof/>
          <w:lang w:eastAsia="fr-FR" w:bidi="ar-SA"/>
        </w:rPr>
      </w:pPr>
      <w:r>
        <w:rPr>
          <w:noProof/>
          <w:lang w:eastAsia="fr-FR" w:bidi="ar-SA"/>
        </w:rPr>
        <w:t>U</w:t>
      </w:r>
      <w:r w:rsidR="008F14E3">
        <w:rPr>
          <w:noProof/>
          <w:lang w:eastAsia="fr-FR" w:bidi="ar-SA"/>
        </w:rPr>
        <w:t>n éventuel sous-state</w:t>
      </w:r>
      <w:r>
        <w:rPr>
          <w:noProof/>
          <w:lang w:eastAsia="fr-FR" w:bidi="ar-SA"/>
        </w:rPr>
        <w:t>, dans ce cas, le sous-state est construit en rappelent la fonction « constructState » dessus.</w:t>
      </w:r>
    </w:p>
    <w:p w:rsidR="00DC7F29" w:rsidRDefault="008F14E3" w:rsidP="00DC7F29">
      <w:pPr>
        <w:pStyle w:val="ListParagraph"/>
        <w:numPr>
          <w:ilvl w:val="0"/>
          <w:numId w:val="14"/>
        </w:numPr>
        <w:rPr>
          <w:noProof/>
          <w:lang w:eastAsia="fr-FR" w:bidi="ar-SA"/>
        </w:rPr>
      </w:pPr>
      <w:r>
        <w:rPr>
          <w:noProof/>
          <w:lang w:eastAsia="fr-FR" w:bidi="ar-SA"/>
        </w:rPr>
        <w:t>un champ contenant une chaine de caractères</w:t>
      </w:r>
      <w:r w:rsidR="00617AAB">
        <w:rPr>
          <w:noProof/>
          <w:lang w:eastAsia="fr-FR" w:bidi="ar-SA"/>
        </w:rPr>
        <w:t xml:space="preserve"> comme le champs « title » dans la todoList. Ce type de champs sert à reduire la déclaration d’une chaine de caractère ayant une chaine vide comme valeur initiale. Un sous état est donc créé portant le nom du champ courant et ayant pour valeur une chaine vide, ainsi qu’une action </w:t>
      </w:r>
      <w:r w:rsidR="001A3614">
        <w:rPr>
          <w:noProof/>
          <w:lang w:eastAsia="fr-FR" w:bidi="ar-SA"/>
        </w:rPr>
        <w:t>ayant pour nom le contenu de la chaine contenu dans le champs (ici « updateTitle ») permettant de modifier le substate à l’aide d’un évènement.</w:t>
      </w:r>
    </w:p>
    <w:p w:rsidR="001A3614" w:rsidRDefault="001A3614" w:rsidP="001A3614">
      <w:pPr>
        <w:rPr>
          <w:noProof/>
          <w:lang w:eastAsia="fr-FR" w:bidi="ar-SA"/>
        </w:rPr>
      </w:pPr>
      <w:r>
        <w:rPr>
          <w:noProof/>
          <w:lang w:eastAsia="fr-FR" w:bidi="ar-SA"/>
        </w:rPr>
        <w:t>Nous allons devoir créer la liste des actions grâce la fonction « setAction » décrite plus haut. Pour ce faire, on parcourt l’objet dans lequel on a gardé uniquement les fonctions.</w:t>
      </w:r>
    </w:p>
    <w:p w:rsidR="001A3614" w:rsidRDefault="001A3614" w:rsidP="001A3614">
      <w:pPr>
        <w:rPr>
          <w:lang w:eastAsia="fr-FR" w:bidi="ar-SA"/>
        </w:rPr>
      </w:pPr>
      <w:r>
        <w:rPr>
          <w:noProof/>
          <w:lang w:eastAsia="fr-FR" w:bidi="ar-SA"/>
        </w:rPr>
        <w:t>Il est essentiel de faire ces deux parcours dans cet ordre car le premier parcours permet de construire le state qui peut ensuite être passé comme valeur initiale aux différentes fonctions.</w:t>
      </w:r>
      <w:r w:rsidR="00BB5970">
        <w:rPr>
          <w:noProof/>
          <w:lang w:eastAsia="fr-FR" w:bidi="ar-SA"/>
        </w:rPr>
        <w:t xml:space="preserve"> Des actions sont définits lors du premier parcours mais celles-ci ne nécessitent pas d’avoir accès à la valeur initiale</w:t>
      </w:r>
    </w:p>
    <w:p w:rsidR="0035538D" w:rsidRDefault="0060717E" w:rsidP="001A3614">
      <w:pPr>
        <w:rPr>
          <w:ins w:id="28" w:author="CCCCC" w:date="2017-06-07T22:11:00Z"/>
          <w:noProof/>
          <w:lang w:eastAsia="fr-FR" w:bidi="ar-SA"/>
        </w:rPr>
      </w:pPr>
      <w:r>
        <w:rPr>
          <w:noProof/>
          <w:lang w:eastAsia="fr-FR" w:bidi="ar-SA"/>
        </w:rPr>
        <w:drawing>
          <wp:anchor distT="0" distB="0" distL="114300" distR="114300" simplePos="0" relativeHeight="251658752" behindDoc="0" locked="0" layoutInCell="1" allowOverlap="1">
            <wp:simplePos x="0" y="0"/>
            <wp:positionH relativeFrom="column">
              <wp:posOffset>-3810</wp:posOffset>
            </wp:positionH>
            <wp:positionV relativeFrom="paragraph">
              <wp:posOffset>203835</wp:posOffset>
            </wp:positionV>
            <wp:extent cx="6120130" cy="20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3200"/>
                    </a:xfrm>
                    <a:prstGeom prst="rect">
                      <a:avLst/>
                    </a:prstGeom>
                  </pic:spPr>
                </pic:pic>
              </a:graphicData>
            </a:graphic>
            <wp14:sizeRelH relativeFrom="page">
              <wp14:pctWidth>0</wp14:pctWidth>
            </wp14:sizeRelH>
            <wp14:sizeRelV relativeFrom="page">
              <wp14:pctHeight>0</wp14:pctHeight>
            </wp14:sizeRelV>
          </wp:anchor>
        </w:drawing>
      </w:r>
      <w:r w:rsidR="00FD4174">
        <w:rPr>
          <w:noProof/>
          <w:lang w:eastAsia="fr-FR" w:bidi="ar-SA"/>
        </w:rPr>
        <w:t xml:space="preserve">Par la suite, les selecteurs sont parcourus </w:t>
      </w:r>
      <w:r>
        <w:rPr>
          <w:noProof/>
          <w:lang w:eastAsia="fr-FR" w:bidi="ar-SA"/>
        </w:rPr>
        <w:t>grâce à la fonction « setSelectors »</w:t>
      </w:r>
      <w:r w:rsidR="00FD4174">
        <w:rPr>
          <w:noProof/>
          <w:lang w:eastAsia="fr-FR" w:bidi="ar-SA"/>
        </w:rPr>
        <w:t xml:space="preserve"> suivante :</w:t>
      </w:r>
      <w:r>
        <w:rPr>
          <w:noProof/>
          <w:lang w:eastAsia="fr-FR" w:bidi="ar-SA"/>
        </w:rPr>
        <w:br/>
        <w:t xml:space="preserve">La fonction mapValues permet de </w:t>
      </w:r>
      <w:ins w:id="29" w:author="CCCCC" w:date="2017-06-07T21:01:00Z">
        <w:r>
          <w:rPr>
            <w:noProof/>
            <w:lang w:eastAsia="fr-FR" w:bidi="ar-SA"/>
          </w:rPr>
          <w:t>parcourir un objet</w:t>
        </w:r>
      </w:ins>
      <w:ins w:id="30" w:author="CCCCC" w:date="2017-06-07T21:02:00Z">
        <w:r w:rsidR="0035538D">
          <w:rPr>
            <w:noProof/>
            <w:lang w:eastAsia="fr-FR" w:bidi="ar-SA"/>
          </w:rPr>
          <w:t xml:space="preserve"> en modifiant ses champs.</w:t>
        </w:r>
      </w:ins>
      <w:ins w:id="31" w:author="CCCCC" w:date="2017-06-07T21:03:00Z">
        <w:r w:rsidR="0035538D">
          <w:rPr>
            <w:noProof/>
            <w:lang w:eastAsia="fr-FR" w:bidi="ar-SA"/>
          </w:rPr>
          <w:t xml:space="preserve"> Ainsi</w:t>
        </w:r>
      </w:ins>
      <w:ins w:id="32" w:author="CCCCC" w:date="2017-06-07T21:06:00Z">
        <w:r w:rsidR="0035538D">
          <w:rPr>
            <w:noProof/>
            <w:lang w:eastAsia="fr-FR" w:bidi="ar-SA"/>
          </w:rPr>
          <w:t xml:space="preserve">, un </w:t>
        </w:r>
      </w:ins>
      <w:ins w:id="33" w:author="CCCCC" w:date="2017-06-07T21:04:00Z">
        <w:r w:rsidR="0035538D">
          <w:rPr>
            <w:noProof/>
            <w:lang w:eastAsia="fr-FR" w:bidi="ar-SA"/>
          </w:rPr>
          <w:t xml:space="preserve">selecteurs </w:t>
        </w:r>
      </w:ins>
      <w:ins w:id="34" w:author="CCCCC" w:date="2017-06-07T21:06:00Z">
        <w:r w:rsidR="0035538D">
          <w:rPr>
            <w:noProof/>
            <w:lang w:eastAsia="fr-FR" w:bidi="ar-SA"/>
          </w:rPr>
          <w:lastRenderedPageBreak/>
          <w:t xml:space="preserve">sera </w:t>
        </w:r>
      </w:ins>
      <w:ins w:id="35" w:author="CCCCC" w:date="2017-06-07T21:04:00Z">
        <w:r w:rsidR="0035538D">
          <w:rPr>
            <w:noProof/>
            <w:lang w:eastAsia="fr-FR" w:bidi="ar-SA"/>
          </w:rPr>
          <w:t xml:space="preserve">une fonction qui éxecute le sélécteur </w:t>
        </w:r>
      </w:ins>
      <w:ins w:id="36" w:author="CCCCC" w:date="2017-06-07T21:06:00Z">
        <w:r w:rsidR="0035538D">
          <w:rPr>
            <w:noProof/>
            <w:lang w:eastAsia="fr-FR" w:bidi="ar-SA"/>
          </w:rPr>
          <w:t>déclaré dans l’argument de</w:t>
        </w:r>
      </w:ins>
      <w:ins w:id="37" w:author="CCCCC" w:date="2017-06-07T22:08:00Z">
        <w:r w:rsidR="0009519E">
          <w:rPr>
            <w:noProof/>
            <w:lang w:eastAsia="fr-FR" w:bidi="ar-SA"/>
          </w:rPr>
          <w:t xml:space="preserve"> « states »</w:t>
        </w:r>
      </w:ins>
      <w:ins w:id="38" w:author="CCCCC" w:date="2017-06-07T21:06:00Z">
        <w:r w:rsidR="0035538D">
          <w:rPr>
            <w:noProof/>
            <w:lang w:eastAsia="fr-FR" w:bidi="ar-SA"/>
          </w:rPr>
          <w:t xml:space="preserve"> withState, </w:t>
        </w:r>
      </w:ins>
      <w:ins w:id="39" w:author="CCCCC" w:date="2017-06-07T21:04:00Z">
        <w:r w:rsidR="0035538D">
          <w:rPr>
            <w:noProof/>
            <w:lang w:eastAsia="fr-FR" w:bidi="ar-SA"/>
          </w:rPr>
          <w:t>en lui passant les paramètres nécessaires</w:t>
        </w:r>
      </w:ins>
      <w:ins w:id="40" w:author="CCCCC" w:date="2017-06-07T21:06:00Z">
        <w:r w:rsidR="0035538D">
          <w:rPr>
            <w:noProof/>
            <w:lang w:eastAsia="fr-FR" w:bidi="ar-SA"/>
          </w:rPr>
          <w:t>.</w:t>
        </w:r>
      </w:ins>
    </w:p>
    <w:p w:rsidR="0009519E" w:rsidRPr="00F31021" w:rsidDel="0009519E" w:rsidRDefault="0009519E" w:rsidP="0009519E">
      <w:pPr>
        <w:rPr>
          <w:del w:id="41" w:author="CCCCC" w:date="2017-06-07T22:11:00Z"/>
          <w:moveTo w:id="42" w:author="CCCCC" w:date="2017-06-07T22:11:00Z"/>
        </w:rPr>
      </w:pPr>
      <w:moveToRangeStart w:id="43" w:author="CCCCC" w:date="2017-06-07T22:11:00Z" w:name="move484636844"/>
      <w:moveTo w:id="44" w:author="CCCCC" w:date="2017-06-07T22:11:00Z">
        <w:r>
          <w:t>Pour valider le bon fonctionnement du module, il a été nécessaire d’écrire des tests unitaires.</w:t>
        </w:r>
      </w:moveTo>
    </w:p>
    <w:moveToRangeEnd w:id="43"/>
    <w:p w:rsidR="0009519E" w:rsidRDefault="0009519E" w:rsidP="001A3614">
      <w:pPr>
        <w:rPr>
          <w:noProof/>
          <w:lang w:eastAsia="fr-FR" w:bidi="ar-SA"/>
        </w:rPr>
      </w:pPr>
    </w:p>
    <w:p w:rsidR="00FC4687" w:rsidRDefault="00FC4687" w:rsidP="0000491D">
      <w:pPr>
        <w:pStyle w:val="Heading4"/>
        <w:ind w:left="0"/>
        <w:rPr>
          <w:ins w:id="45" w:author="CCCCC" w:date="2017-06-07T22:12:00Z"/>
        </w:rPr>
      </w:pPr>
      <w:r>
        <w:t>Tests</w:t>
      </w:r>
    </w:p>
    <w:p w:rsidR="0009519E" w:rsidRDefault="0009519E">
      <w:pPr>
        <w:rPr>
          <w:ins w:id="46" w:author="CCCCC" w:date="2017-06-07T22:13:00Z"/>
        </w:rPr>
        <w:pPrChange w:id="47" w:author="CCCCC" w:date="2017-06-07T22:12:00Z">
          <w:pPr>
            <w:pStyle w:val="Heading4"/>
            <w:ind w:left="0"/>
          </w:pPr>
        </w:pPrChange>
      </w:pPr>
      <w:ins w:id="48" w:author="CCCCC" w:date="2017-06-07T22:12:00Z">
        <w:r>
          <w:t>withState doit pouvoir supporter les fonctionnalités suivante</w:t>
        </w:r>
      </w:ins>
      <w:ins w:id="49" w:author="CCCCC" w:date="2017-06-07T22:13:00Z">
        <w:r>
          <w:t> </w:t>
        </w:r>
      </w:ins>
      <w:ins w:id="50" w:author="CCCCC" w:date="2017-06-07T22:12:00Z">
        <w:r>
          <w:t>:</w:t>
        </w:r>
      </w:ins>
    </w:p>
    <w:p w:rsidR="0009519E" w:rsidDel="0009519E" w:rsidRDefault="0009519E" w:rsidP="0009519E">
      <w:pPr>
        <w:pStyle w:val="ListParagraph"/>
        <w:numPr>
          <w:ilvl w:val="0"/>
          <w:numId w:val="15"/>
        </w:numPr>
        <w:rPr>
          <w:del w:id="51" w:author="CCCCC" w:date="2017-06-07T22:14:00Z"/>
        </w:rPr>
      </w:pPr>
      <w:ins w:id="52" w:author="CCCCC" w:date="2017-06-07T22:16:00Z">
        <w:r>
          <w:t>D</w:t>
        </w:r>
      </w:ins>
      <w:ins w:id="53" w:author="CCCCC" w:date="2017-06-07T22:15:00Z">
        <w:r>
          <w:t xml:space="preserve">écorer </w:t>
        </w:r>
      </w:ins>
      <w:ins w:id="54" w:author="CCCCC" w:date="2017-06-07T22:13:00Z">
        <w:r>
          <w:t>un composant stateful en paramètre.</w:t>
        </w:r>
      </w:ins>
    </w:p>
    <w:p w:rsidR="0009519E" w:rsidRPr="0077658B" w:rsidRDefault="0009519E">
      <w:pPr>
        <w:pStyle w:val="ListParagraph"/>
        <w:numPr>
          <w:ilvl w:val="0"/>
          <w:numId w:val="15"/>
        </w:numPr>
        <w:rPr>
          <w:ins w:id="55" w:author="CCCCC" w:date="2017-06-07T22:14:00Z"/>
        </w:rPr>
        <w:pPrChange w:id="56" w:author="CCCCC" w:date="2017-06-07T22:13:00Z">
          <w:pPr>
            <w:pStyle w:val="Heading4"/>
            <w:ind w:left="0"/>
          </w:pPr>
        </w:pPrChange>
      </w:pPr>
    </w:p>
    <w:p w:rsidR="00001904" w:rsidDel="0009519E" w:rsidRDefault="00001904" w:rsidP="00E30E3B">
      <w:pPr>
        <w:pStyle w:val="Heading3"/>
        <w:rPr>
          <w:del w:id="57" w:author="CCCCC" w:date="2017-06-07T22:09:00Z"/>
          <w:noProof/>
          <w:lang w:eastAsia="fr-FR" w:bidi="ar-SA"/>
        </w:rPr>
      </w:pPr>
    </w:p>
    <w:p w:rsidR="0009519E" w:rsidRDefault="0009519E" w:rsidP="0009519E">
      <w:pPr>
        <w:pStyle w:val="ListParagraph"/>
        <w:numPr>
          <w:ilvl w:val="0"/>
          <w:numId w:val="15"/>
        </w:numPr>
        <w:rPr>
          <w:ins w:id="58" w:author="CCCCC" w:date="2017-06-07T22:13:00Z"/>
        </w:rPr>
      </w:pPr>
      <w:ins w:id="59" w:author="CCCCC" w:date="2017-06-07T22:16:00Z">
        <w:r>
          <w:t xml:space="preserve">Décorer un </w:t>
        </w:r>
      </w:ins>
      <w:ins w:id="60" w:author="CCCCC" w:date="2017-06-07T22:13:00Z">
        <w:r>
          <w:t>composant stateless en paramètre.</w:t>
        </w:r>
      </w:ins>
    </w:p>
    <w:p w:rsidR="0009519E" w:rsidRDefault="0009519E" w:rsidP="0009519E">
      <w:pPr>
        <w:pStyle w:val="ListParagraph"/>
        <w:numPr>
          <w:ilvl w:val="0"/>
          <w:numId w:val="15"/>
        </w:numPr>
        <w:rPr>
          <w:ins w:id="61" w:author="CCCCC" w:date="2017-06-07T22:15:00Z"/>
        </w:rPr>
      </w:pPr>
      <w:ins w:id="62" w:author="CCCCC" w:date="2017-06-07T22:14:00Z">
        <w:r>
          <w:t>Utiliser une fonction pour initialiser la valeur d</w:t>
        </w:r>
      </w:ins>
      <w:ins w:id="63" w:author="CCCCC" w:date="2017-06-07T22:15:00Z">
        <w:r>
          <w:t>’un sous-state</w:t>
        </w:r>
      </w:ins>
    </w:p>
    <w:p w:rsidR="0009519E" w:rsidRDefault="0009519E" w:rsidP="0009519E">
      <w:pPr>
        <w:pStyle w:val="ListParagraph"/>
        <w:numPr>
          <w:ilvl w:val="0"/>
          <w:numId w:val="15"/>
        </w:numPr>
        <w:rPr>
          <w:ins w:id="64" w:author="CCCCC" w:date="2017-06-07T22:18:00Z"/>
        </w:rPr>
      </w:pPr>
      <w:ins w:id="65" w:author="CCCCC" w:date="2017-06-07T22:17:00Z">
        <w:r>
          <w:t xml:space="preserve">Remettre la valeur </w:t>
        </w:r>
        <w:r w:rsidR="007D5D0D">
          <w:t xml:space="preserve">d’un sous-state </w:t>
        </w:r>
      </w:ins>
      <w:ins w:id="66" w:author="CCCCC" w:date="2017-06-07T22:18:00Z">
        <w:r w:rsidR="007D5D0D">
          <w:t>à sa valeur initiale</w:t>
        </w:r>
      </w:ins>
    </w:p>
    <w:p w:rsidR="007D5D0D" w:rsidRDefault="007D5D0D" w:rsidP="0009519E">
      <w:pPr>
        <w:pStyle w:val="ListParagraph"/>
        <w:numPr>
          <w:ilvl w:val="0"/>
          <w:numId w:val="15"/>
        </w:numPr>
        <w:rPr>
          <w:ins w:id="67" w:author="CCCCC" w:date="2017-06-07T22:19:00Z"/>
        </w:rPr>
      </w:pPr>
      <w:ins w:id="68" w:author="CCCCC" w:date="2017-06-07T22:18:00Z">
        <w:r>
          <w:t>Un</w:t>
        </w:r>
      </w:ins>
      <w:ins w:id="69" w:author="CCCCC" w:date="2017-06-07T22:19:00Z">
        <w:r>
          <w:t>e</w:t>
        </w:r>
      </w:ins>
      <w:ins w:id="70" w:author="CCCCC" w:date="2017-06-07T22:18:00Z">
        <w:r>
          <w:t xml:space="preserve"> action peut ne rien retourner</w:t>
        </w:r>
      </w:ins>
    </w:p>
    <w:p w:rsidR="007D5D0D" w:rsidRDefault="007D5D0D">
      <w:pPr>
        <w:pStyle w:val="ListParagraph"/>
        <w:numPr>
          <w:ilvl w:val="0"/>
          <w:numId w:val="15"/>
        </w:numPr>
        <w:rPr>
          <w:ins w:id="71" w:author="CCCCC" w:date="2017-06-07T22:20:00Z"/>
        </w:rPr>
      </w:pPr>
      <w:ins w:id="72" w:author="CCCCC" w:date="2017-06-07T22:19:00Z">
        <w:r>
          <w:t xml:space="preserve">L’initialisation d’une chaine de caractères vide doit pouvoir se faire </w:t>
        </w:r>
      </w:ins>
      <w:ins w:id="73" w:author="CCCCC" w:date="2017-06-07T22:20:00Z">
        <w:r>
          <w:t>en lui donnant pour valeur le nom de la fonction qui pourra la modifier grâce à un évènement</w:t>
        </w:r>
      </w:ins>
    </w:p>
    <w:p w:rsidR="007D5D0D" w:rsidRPr="00E56644" w:rsidRDefault="007D5D0D">
      <w:pPr>
        <w:pStyle w:val="ListParagraph"/>
        <w:numPr>
          <w:ilvl w:val="0"/>
          <w:numId w:val="15"/>
        </w:numPr>
        <w:rPr>
          <w:ins w:id="74" w:author="CCCCC" w:date="2017-06-07T22:13:00Z"/>
        </w:rPr>
      </w:pPr>
      <w:ins w:id="75" w:author="CCCCC" w:date="2017-06-07T22:21:00Z">
        <w:r>
          <w:t>Déclencher une erreur si plus d</w:t>
        </w:r>
      </w:ins>
      <w:ins w:id="76" w:author="CCCCC" w:date="2017-06-07T22:22:00Z">
        <w:r>
          <w:t>’une valeur sont déclarées dans un sous-state</w:t>
        </w:r>
      </w:ins>
    </w:p>
    <w:p w:rsidR="00857FE5" w:rsidRDefault="007D5D0D">
      <w:pPr>
        <w:rPr>
          <w:ins w:id="77" w:author="CCCCC" w:date="2017-06-07T22:33:00Z"/>
          <w:lang w:eastAsia="fr-FR" w:bidi="ar-SA"/>
        </w:rPr>
      </w:pPr>
      <w:ins w:id="78" w:author="CCCCC" w:date="2017-06-07T22:23:00Z">
        <w:r>
          <w:rPr>
            <w:lang w:eastAsia="fr-FR" w:bidi="ar-SA"/>
          </w:rPr>
          <w:t xml:space="preserve">Un test est écrit pour chacune de ces fonctionnalités. Les tests sont </w:t>
        </w:r>
      </w:ins>
      <w:ins w:id="79" w:author="CCCCC" w:date="2017-06-07T22:28:00Z">
        <w:r>
          <w:rPr>
            <w:lang w:eastAsia="fr-FR" w:bidi="ar-SA"/>
          </w:rPr>
          <w:t>écrits</w:t>
        </w:r>
      </w:ins>
      <w:ins w:id="80" w:author="CCCCC" w:date="2017-06-07T22:23:00Z">
        <w:r>
          <w:rPr>
            <w:lang w:eastAsia="fr-FR" w:bidi="ar-SA"/>
          </w:rPr>
          <w:t xml:space="preserve"> avec la librairie Jest</w:t>
        </w:r>
      </w:ins>
      <w:ins w:id="81" w:author="CCCCC" w:date="2017-06-07T22:28:00Z">
        <w:r w:rsidR="00857FE5">
          <w:rPr>
            <w:lang w:eastAsia="fr-FR" w:bidi="ar-SA"/>
          </w:rPr>
          <w:t>. Les fonctions fournis par Jest que nous utilisons sont les suivantes :</w:t>
        </w:r>
      </w:ins>
    </w:p>
    <w:p w:rsidR="00857FE5" w:rsidRDefault="00857FE5">
      <w:pPr>
        <w:pStyle w:val="ListParagraph"/>
        <w:numPr>
          <w:ilvl w:val="0"/>
          <w:numId w:val="16"/>
        </w:numPr>
        <w:rPr>
          <w:ins w:id="82" w:author="CCCCC" w:date="2017-06-07T22:34:00Z"/>
          <w:lang w:eastAsia="fr-FR" w:bidi="ar-SA"/>
        </w:rPr>
        <w:pPrChange w:id="83" w:author="CCCCC" w:date="2017-06-07T22:29:00Z">
          <w:pPr/>
        </w:pPrChange>
      </w:pPr>
      <w:ins w:id="84" w:author="CCCCC" w:date="2017-06-07T22:33:00Z">
        <w:r>
          <w:rPr>
            <w:lang w:eastAsia="fr-FR" w:bidi="ar-SA"/>
          </w:rPr>
          <w:t>« toEqual » qui permet de tester l’égalité de deux objets</w:t>
        </w:r>
      </w:ins>
      <w:ins w:id="85" w:author="CCCCC" w:date="2017-06-07T22:35:00Z">
        <w:r>
          <w:rPr>
            <w:lang w:eastAsia="fr-FR" w:bidi="ar-SA"/>
          </w:rPr>
          <w:t xml:space="preserve"> en profondeur</w:t>
        </w:r>
      </w:ins>
      <w:ins w:id="86" w:author="CCCCC" w:date="2017-06-07T22:34:00Z">
        <w:r>
          <w:rPr>
            <w:lang w:eastAsia="fr-FR" w:bidi="ar-SA"/>
          </w:rPr>
          <w:t>.</w:t>
        </w:r>
      </w:ins>
    </w:p>
    <w:p w:rsidR="00857FE5" w:rsidRDefault="00857FE5">
      <w:pPr>
        <w:pStyle w:val="ListParagraph"/>
        <w:numPr>
          <w:ilvl w:val="0"/>
          <w:numId w:val="16"/>
        </w:numPr>
        <w:rPr>
          <w:ins w:id="87" w:author="CCCCC" w:date="2017-06-07T22:35:00Z"/>
          <w:lang w:eastAsia="fr-FR" w:bidi="ar-SA"/>
        </w:rPr>
        <w:pPrChange w:id="88" w:author="CCCCC" w:date="2017-06-07T22:29:00Z">
          <w:pPr/>
        </w:pPrChange>
      </w:pPr>
      <w:ins w:id="89" w:author="CCCCC" w:date="2017-06-07T22:34:00Z">
        <w:r>
          <w:rPr>
            <w:lang w:eastAsia="fr-FR" w:bidi="ar-SA"/>
          </w:rPr>
          <w:t>« toBe » qui permet de tester l’égalité entre deux valeurs.</w:t>
        </w:r>
      </w:ins>
    </w:p>
    <w:p w:rsidR="00857FE5" w:rsidRDefault="00857FE5">
      <w:pPr>
        <w:pStyle w:val="ListParagraph"/>
        <w:numPr>
          <w:ilvl w:val="0"/>
          <w:numId w:val="16"/>
        </w:numPr>
        <w:rPr>
          <w:ins w:id="90" w:author="CCCCC" w:date="2017-06-07T22:37:00Z"/>
          <w:lang w:eastAsia="fr-FR" w:bidi="ar-SA"/>
        </w:rPr>
        <w:pPrChange w:id="91" w:author="CCCCC" w:date="2017-06-07T22:29:00Z">
          <w:pPr/>
        </w:pPrChange>
      </w:pPr>
      <w:ins w:id="92" w:author="CCCCC" w:date="2017-06-07T22:35:00Z">
        <w:r>
          <w:rPr>
            <w:lang w:eastAsia="fr-FR" w:bidi="ar-SA"/>
          </w:rPr>
          <w:t>« fn » qui permet de mettre un espion sur une fonction. Nous l’utilisons pour vérifier les paramètres passés aux fonctions testées.</w:t>
        </w:r>
      </w:ins>
    </w:p>
    <w:p w:rsidR="00F11CC9" w:rsidRPr="00165C10" w:rsidRDefault="00F11CC9">
      <w:pPr>
        <w:rPr>
          <w:ins w:id="93" w:author="CCCCC" w:date="2017-06-07T22:13:00Z"/>
          <w:lang w:eastAsia="fr-FR" w:bidi="ar-SA"/>
          <w:rPrChange w:id="94" w:author="CCCCC" w:date="2017-06-07T22:47:00Z">
            <w:rPr>
              <w:ins w:id="95" w:author="CCCCC" w:date="2017-06-07T22:13:00Z"/>
              <w:noProof/>
              <w:lang w:eastAsia="fr-FR" w:bidi="ar-SA"/>
            </w:rPr>
          </w:rPrChange>
        </w:rPr>
      </w:pPr>
      <w:ins w:id="96" w:author="CCCCC" w:date="2017-06-07T22:37:00Z">
        <w:r>
          <w:rPr>
            <w:lang w:eastAsia="fr-FR" w:bidi="ar-SA"/>
          </w:rPr>
          <w:t xml:space="preserve">Tous les tests sont visibles en annexe </w:t>
        </w:r>
      </w:ins>
      <w:ins w:id="97" w:author="CCCCC" w:date="2017-06-07T22:38:00Z">
        <w:r>
          <w:rPr>
            <w:color w:val="FF0000"/>
            <w:lang w:eastAsia="fr-FR" w:bidi="ar-SA"/>
          </w:rPr>
          <w:t>X</w:t>
        </w:r>
      </w:ins>
      <w:ins w:id="98" w:author="CCCCC" w:date="2017-06-07T22:47:00Z">
        <w:r w:rsidR="00165C10">
          <w:rPr>
            <w:lang w:eastAsia="fr-FR" w:bidi="ar-SA"/>
          </w:rPr>
          <w:t xml:space="preserve">. Ceux-ci étant validés, le module </w:t>
        </w:r>
      </w:ins>
      <w:ins w:id="99" w:author="CCCCC" w:date="2017-06-07T22:48:00Z">
        <w:r w:rsidR="00165C10">
          <w:rPr>
            <w:lang w:eastAsia="fr-FR" w:bidi="ar-SA"/>
          </w:rPr>
          <w:t>« </w:t>
        </w:r>
      </w:ins>
      <w:ins w:id="100" w:author="CCCCC" w:date="2017-06-07T22:47:00Z">
        <w:r w:rsidR="00165C10">
          <w:rPr>
            <w:lang w:eastAsia="fr-FR" w:bidi="ar-SA"/>
          </w:rPr>
          <w:t>withState</w:t>
        </w:r>
      </w:ins>
      <w:ins w:id="101" w:author="CCCCC" w:date="2017-06-07T22:48:00Z">
        <w:r w:rsidR="00165C10">
          <w:rPr>
            <w:lang w:eastAsia="fr-FR" w:bidi="ar-SA"/>
          </w:rPr>
          <w:t> »</w:t>
        </w:r>
      </w:ins>
      <w:ins w:id="102" w:author="CCCCC" w:date="2017-06-07T22:47:00Z">
        <w:r w:rsidR="00165C10">
          <w:rPr>
            <w:lang w:eastAsia="fr-FR" w:bidi="ar-SA"/>
          </w:rPr>
          <w:t xml:space="preserve"> remplie ses </w:t>
        </w:r>
      </w:ins>
      <w:ins w:id="103" w:author="CCCCC" w:date="2017-06-07T22:48:00Z">
        <w:r w:rsidR="00165C10">
          <w:rPr>
            <w:lang w:eastAsia="fr-FR" w:bidi="ar-SA"/>
          </w:rPr>
          <w:t>fonctions. Cependant, il reste toutefois couteux. En effet, puisqu</w:t>
        </w:r>
      </w:ins>
      <w:ins w:id="104" w:author="CCCCC" w:date="2017-06-07T22:49:00Z">
        <w:r w:rsidR="00165C10">
          <w:rPr>
            <w:lang w:eastAsia="fr-FR" w:bidi="ar-SA"/>
          </w:rPr>
          <w:t>’il parcourt quatre fois l’objet « states » passé en paramètre du module (pour retirer les fonctions, traiter le l’objet sans fonction, supprimer les champs qui ne sont pas des fonctions, traiter l</w:t>
        </w:r>
      </w:ins>
      <w:ins w:id="105" w:author="CCCCC" w:date="2017-06-07T22:50:00Z">
        <w:r w:rsidR="00165C10">
          <w:rPr>
            <w:lang w:eastAsia="fr-FR" w:bidi="ar-SA"/>
          </w:rPr>
          <w:t>’objet contenant uniquement des fonctions</w:t>
        </w:r>
      </w:ins>
      <w:ins w:id="106" w:author="CCCCC" w:date="2017-06-07T22:51:00Z">
        <w:r w:rsidR="00F242B6">
          <w:rPr>
            <w:lang w:eastAsia="fr-FR" w:bidi="ar-SA"/>
          </w:rPr>
          <w:t>)</w:t>
        </w:r>
      </w:ins>
      <w:ins w:id="107" w:author="CCCCC" w:date="2017-06-07T22:50:00Z">
        <w:r w:rsidR="00165C10">
          <w:rPr>
            <w:lang w:eastAsia="fr-FR" w:bidi="ar-SA"/>
          </w:rPr>
          <w:t>.</w:t>
        </w:r>
      </w:ins>
      <w:ins w:id="108" w:author="CCCCC" w:date="2017-06-07T22:51:00Z">
        <w:r w:rsidR="00F242B6">
          <w:rPr>
            <w:lang w:eastAsia="fr-FR" w:bidi="ar-SA"/>
          </w:rPr>
          <w:t xml:space="preserve"> L</w:t>
        </w:r>
      </w:ins>
      <w:ins w:id="109" w:author="CCCCC" w:date="2017-06-07T22:52:00Z">
        <w:r w:rsidR="00F242B6">
          <w:rPr>
            <w:lang w:eastAsia="fr-FR" w:bidi="ar-SA"/>
          </w:rPr>
          <w:t xml:space="preserve">’avantage de ce </w:t>
        </w:r>
      </w:ins>
      <w:ins w:id="110" w:author="CCCCC" w:date="2017-06-07T22:53:00Z">
        <w:r w:rsidR="00F242B6">
          <w:rPr>
            <w:lang w:eastAsia="fr-FR" w:bidi="ar-SA"/>
          </w:rPr>
          <w:t xml:space="preserve">décorateur </w:t>
        </w:r>
      </w:ins>
      <w:ins w:id="111" w:author="CCCCC" w:date="2017-06-07T22:52:00Z">
        <w:r w:rsidR="00F242B6">
          <w:rPr>
            <w:lang w:eastAsia="fr-FR" w:bidi="ar-SA"/>
          </w:rPr>
          <w:t xml:space="preserve">est qu’il permet de déclarer les fonctions et données nécessaire au fonctionnement d’un composant de manière organisée et, je pense, </w:t>
        </w:r>
      </w:ins>
      <w:ins w:id="112" w:author="CCCCC" w:date="2017-06-07T22:54:00Z">
        <w:r w:rsidR="00F242B6">
          <w:rPr>
            <w:lang w:eastAsia="fr-FR" w:bidi="ar-SA"/>
          </w:rPr>
          <w:t xml:space="preserve">de manière plus </w:t>
        </w:r>
      </w:ins>
      <w:ins w:id="113" w:author="CCCCC" w:date="2017-06-07T22:52:00Z">
        <w:r w:rsidR="00F242B6">
          <w:rPr>
            <w:lang w:eastAsia="fr-FR" w:bidi="ar-SA"/>
          </w:rPr>
          <w:t xml:space="preserve">facilement </w:t>
        </w:r>
      </w:ins>
      <w:ins w:id="114" w:author="CCCCC" w:date="2017-06-07T22:53:00Z">
        <w:r w:rsidR="00F242B6">
          <w:rPr>
            <w:lang w:eastAsia="fr-FR" w:bidi="ar-SA"/>
          </w:rPr>
          <w:t>lisible.</w:t>
        </w:r>
      </w:ins>
    </w:p>
    <w:p w:rsidR="00F31021" w:rsidRPr="00F31021" w:rsidDel="0009519E" w:rsidRDefault="00F31021" w:rsidP="00F31021">
      <w:pPr>
        <w:rPr>
          <w:moveFrom w:id="115" w:author="CCCCC" w:date="2017-06-07T22:11:00Z"/>
        </w:rPr>
      </w:pPr>
      <w:moveFromRangeStart w:id="116" w:author="CCCCC" w:date="2017-06-07T22:11:00Z" w:name="move484636844"/>
      <w:moveFrom w:id="117" w:author="CCCCC" w:date="2017-06-07T22:11:00Z">
        <w:r w:rsidDel="0009519E">
          <w:t>Pour valider le bon fonctionnement du module, il a été nécessaire d’écrire des tests unitaires.</w:t>
        </w:r>
      </w:moveFrom>
    </w:p>
    <w:p w:rsidR="000D7996" w:rsidRDefault="000D7996" w:rsidP="00672DF6">
      <w:pPr>
        <w:pStyle w:val="Heading3"/>
      </w:pPr>
      <w:bookmarkStart w:id="118" w:name="_Toc484440081"/>
      <w:moveFromRangeEnd w:id="116"/>
      <w:r>
        <w:t>Développement de Xen Orchestra</w:t>
      </w:r>
      <w:bookmarkEnd w:id="118"/>
    </w:p>
    <w:p w:rsidR="000D7996" w:rsidRDefault="000D7996" w:rsidP="00672DF6">
      <w:pPr>
        <w:pStyle w:val="Heading4"/>
      </w:pPr>
      <w:r>
        <w:t>Présentation de Xen Orchestra</w:t>
      </w:r>
    </w:p>
    <w:p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rsidR="00D12E2E" w:rsidRDefault="00D12E2E" w:rsidP="00672DF6">
      <w:r>
        <w:t xml:space="preserve"> Il est composé de trois grand modules :</w:t>
      </w:r>
    </w:p>
    <w:p w:rsidR="00D12E2E" w:rsidRDefault="00D12E2E" w:rsidP="00833F3F">
      <w:pPr>
        <w:pStyle w:val="ListParagraph"/>
        <w:numPr>
          <w:ilvl w:val="0"/>
          <w:numId w:val="9"/>
        </w:numPr>
      </w:pPr>
      <w:r>
        <w:t xml:space="preserve">xo-server qui représente le </w:t>
      </w:r>
      <w:r w:rsidR="00EF66FC">
        <w:t>cœur</w:t>
      </w:r>
      <w:r>
        <w:t xml:space="preserve"> de l'application.</w:t>
      </w:r>
    </w:p>
    <w:p w:rsidR="00A862B3" w:rsidRDefault="00A862B3" w:rsidP="00833F3F">
      <w:pPr>
        <w:pStyle w:val="ListParagraph"/>
        <w:numPr>
          <w:ilvl w:val="0"/>
          <w:numId w:val="9"/>
        </w:numPr>
      </w:pPr>
      <w:r>
        <w:t>xo-CLI qui est un client de xo-server en ligne de commandes</w:t>
      </w:r>
    </w:p>
    <w:p w:rsidR="00A862B3" w:rsidRDefault="00A862B3" w:rsidP="00833F3F">
      <w:pPr>
        <w:pStyle w:val="ListParagraph"/>
        <w:numPr>
          <w:ilvl w:val="0"/>
          <w:numId w:val="9"/>
        </w:numPr>
      </w:pPr>
      <w:r>
        <w:t>xo-web qui est également un client de xo-server, cette fois grâce à une interface web</w:t>
      </w:r>
    </w:p>
    <w:p w:rsidR="00A862B3" w:rsidRDefault="00A862B3" w:rsidP="00672DF6"/>
    <w:p w:rsidR="00A862B3" w:rsidRDefault="00F31021" w:rsidP="00672DF6">
      <w:r>
        <w:t>Xen Orchestra est composé de différentes entité dont les principales sont :</w:t>
      </w:r>
    </w:p>
    <w:p w:rsidR="00F31021" w:rsidRDefault="00F31021" w:rsidP="00F31021">
      <w:pPr>
        <w:pStyle w:val="ListParagraph"/>
        <w:numPr>
          <w:ilvl w:val="0"/>
          <w:numId w:val="10"/>
        </w:numPr>
      </w:pPr>
      <w:r>
        <w:t>VM :</w:t>
      </w:r>
    </w:p>
    <w:p w:rsidR="00F31021" w:rsidRDefault="00F31021" w:rsidP="00F31021">
      <w:pPr>
        <w:pStyle w:val="ListParagraph"/>
        <w:numPr>
          <w:ilvl w:val="0"/>
          <w:numId w:val="10"/>
        </w:numPr>
      </w:pPr>
      <w:r>
        <w:t>Host</w:t>
      </w:r>
    </w:p>
    <w:p w:rsidR="00F31021" w:rsidRDefault="00F31021" w:rsidP="00F31021">
      <w:pPr>
        <w:pStyle w:val="ListParagraph"/>
        <w:numPr>
          <w:ilvl w:val="0"/>
          <w:numId w:val="10"/>
        </w:numPr>
        <w:rPr>
          <w:ins w:id="119" w:author="CCCCC" w:date="2017-06-08T18:40:00Z"/>
        </w:rPr>
      </w:pPr>
      <w:r>
        <w:t>Pool :</w:t>
      </w:r>
    </w:p>
    <w:p w:rsidR="003B4E0D" w:rsidRDefault="003B4E0D" w:rsidP="00F31021">
      <w:pPr>
        <w:pStyle w:val="ListParagraph"/>
        <w:numPr>
          <w:ilvl w:val="0"/>
          <w:numId w:val="10"/>
        </w:numPr>
      </w:pPr>
      <w:ins w:id="120" w:author="CCCCC" w:date="2017-06-08T18:40:00Z">
        <w:r>
          <w:t>Disk :</w:t>
        </w:r>
      </w:ins>
    </w:p>
    <w:p w:rsidR="00F31021" w:rsidRDefault="00F31021" w:rsidP="00F31021"/>
    <w:p w:rsidR="00A862B3" w:rsidRPr="00D12E2E" w:rsidRDefault="00A862B3" w:rsidP="00672DF6"/>
    <w:p w:rsidR="00F15C4C" w:rsidRDefault="00F15C4C" w:rsidP="00672DF6">
      <w:pPr>
        <w:pStyle w:val="ListParagraph"/>
      </w:pPr>
      <w:r>
        <w:t>Gestionnaire de machines virtuelles</w:t>
      </w:r>
    </w:p>
    <w:p w:rsidR="006A0671" w:rsidRDefault="00EF66FC" w:rsidP="00672DF6">
      <w:pPr>
        <w:pStyle w:val="ListParagraph"/>
      </w:pPr>
      <w:r>
        <w:t>Redis</w:t>
      </w:r>
    </w:p>
    <w:p w:rsidR="00332442" w:rsidRDefault="00332442" w:rsidP="00672DF6">
      <w:pPr>
        <w:pStyle w:val="ListParagraph"/>
      </w:pPr>
      <w:r>
        <w:t>prix ???</w:t>
      </w:r>
    </w:p>
    <w:p w:rsidR="00F15C4C" w:rsidRDefault="00F15C4C" w:rsidP="00672DF6">
      <w:pPr>
        <w:pStyle w:val="ListParagraph"/>
      </w:pPr>
      <w:r>
        <w:t>Xen Server</w:t>
      </w:r>
    </w:p>
    <w:p w:rsidR="00F15C4C" w:rsidRDefault="00F15C4C" w:rsidP="00672DF6">
      <w:pPr>
        <w:pStyle w:val="ListParagraph"/>
      </w:pPr>
      <w:r>
        <w:t>Architecture</w:t>
      </w:r>
    </w:p>
    <w:p w:rsidR="00F15C4C" w:rsidRDefault="00F15C4C" w:rsidP="00672DF6">
      <w:pPr>
        <w:pStyle w:val="ListParagraph"/>
      </w:pPr>
      <w:r>
        <w:t>Démo</w:t>
      </w:r>
    </w:p>
    <w:p w:rsidR="00F15C4C" w:rsidRPr="00F15C4C" w:rsidRDefault="00F15C4C" w:rsidP="00672DF6">
      <w:pPr>
        <w:pStyle w:val="ListParagraph"/>
      </w:pPr>
    </w:p>
    <w:p w:rsidR="000D7996" w:rsidRDefault="000D7996" w:rsidP="00672DF6">
      <w:pPr>
        <w:pStyle w:val="Heading4"/>
      </w:pPr>
      <w:r w:rsidRPr="000D7996">
        <w:t>Afficher une</w:t>
      </w:r>
      <w:r>
        <w:t xml:space="preserve"> icône orange quand l'hôte est disponible</w:t>
      </w:r>
    </w:p>
    <w:p w:rsidR="00D501A2" w:rsidRPr="00D501A2" w:rsidRDefault="00D501A2" w:rsidP="00672DF6">
      <w:pPr>
        <w:pStyle w:val="ListParagraph"/>
      </w:pPr>
      <w:r>
        <w:t>Découverte de XOWeb</w:t>
      </w:r>
    </w:p>
    <w:p w:rsidR="000D7996" w:rsidRPr="000D7996" w:rsidRDefault="000D7996" w:rsidP="00672DF6">
      <w:pPr>
        <w:pStyle w:val="Heading4"/>
      </w:pPr>
      <w:r>
        <w:t>Demander une confirmation quand une mise à jour est faite depuis la vue d'un pool</w:t>
      </w:r>
    </w:p>
    <w:p w:rsidR="000D7996" w:rsidRDefault="000D7996" w:rsidP="00672DF6">
      <w:pPr>
        <w:pStyle w:val="Heading4"/>
      </w:pPr>
      <w:r>
        <w:t>Afficher un message rappelant les fichiers de sauvegarde compatibles</w:t>
      </w:r>
    </w:p>
    <w:p w:rsidR="000D7996" w:rsidRDefault="000D7996" w:rsidP="00672DF6">
      <w:pPr>
        <w:pStyle w:val="Heading4"/>
      </w:pPr>
      <w:r>
        <w:t>Afficher depuis combien de temps une machine est éteinte</w:t>
      </w:r>
    </w:p>
    <w:p w:rsidR="000D7996" w:rsidRPr="000D7996" w:rsidRDefault="000D7996" w:rsidP="00672DF6">
      <w:pPr>
        <w:pStyle w:val="Heading4"/>
      </w:pPr>
      <w:r>
        <w:t>Rendre possible la création de groupes de machines virtuelles</w:t>
      </w:r>
    </w:p>
    <w:p w:rsidR="00321DC5" w:rsidDel="0017015E" w:rsidRDefault="00321DC5" w:rsidP="00672DF6">
      <w:pPr>
        <w:rPr>
          <w:del w:id="121" w:author="CCCCC" w:date="2017-06-08T21:48:00Z"/>
          <w:rStyle w:val="Heading2Char"/>
        </w:rPr>
      </w:pPr>
      <w:r>
        <w:rPr>
          <w:rStyle w:val="Heading2Char"/>
        </w:rPr>
        <w:br w:type="page"/>
      </w:r>
    </w:p>
    <w:p w:rsidR="003E4B51" w:rsidDel="0017015E" w:rsidRDefault="005052AC">
      <w:pPr>
        <w:pStyle w:val="Standard"/>
        <w:rPr>
          <w:del w:id="122" w:author="CCCCC" w:date="2017-06-08T21:48:00Z"/>
        </w:rPr>
      </w:pPr>
      <w:bookmarkStart w:id="123" w:name="_Toc484440082"/>
      <w:del w:id="124" w:author="CCCCC" w:date="2017-06-08T21:48:00Z">
        <w:r w:rsidRPr="00800840" w:rsidDel="0017015E">
          <w:rPr>
            <w:rStyle w:val="Heading2Char"/>
          </w:rPr>
          <w:delText>Réalisation et tests</w:delText>
        </w:r>
        <w:bookmarkEnd w:id="123"/>
      </w:del>
    </w:p>
    <w:p w:rsidR="003E4B51" w:rsidDel="0017015E" w:rsidRDefault="005052AC">
      <w:pPr>
        <w:pStyle w:val="Standard"/>
        <w:rPr>
          <w:del w:id="125" w:author="CCCCC" w:date="2017-06-08T21:48:00Z"/>
        </w:rPr>
      </w:pPr>
      <w:del w:id="126" w:author="CCCCC" w:date="2017-06-08T21:48:00Z">
        <w:r w:rsidDel="0017015E">
          <w:tab/>
          <w:delText>- mise en place redux</w:delText>
        </w:r>
      </w:del>
    </w:p>
    <w:p w:rsidR="00332442" w:rsidRPr="001F2447" w:rsidDel="0017015E" w:rsidRDefault="005052AC">
      <w:pPr>
        <w:pStyle w:val="Standard"/>
        <w:rPr>
          <w:del w:id="127" w:author="CCCCC" w:date="2017-06-08T21:48:00Z"/>
          <w:lang w:val="en-US"/>
        </w:rPr>
      </w:pPr>
      <w:del w:id="128" w:author="CCCCC" w:date="2017-06-08T21:48:00Z">
        <w:r w:rsidDel="0017015E">
          <w:tab/>
        </w:r>
        <w:r w:rsidRPr="001F2447" w:rsidDel="0017015E">
          <w:rPr>
            <w:lang w:val="en-US"/>
          </w:rPr>
          <w:delText xml:space="preserve">- </w:delText>
        </w:r>
      </w:del>
    </w:p>
    <w:p w:rsidR="00332442" w:rsidRPr="001F2447" w:rsidDel="0017015E" w:rsidRDefault="00332442" w:rsidP="00672DF6">
      <w:pPr>
        <w:rPr>
          <w:del w:id="129" w:author="CCCCC" w:date="2017-06-08T21:48:00Z"/>
          <w:rFonts w:ascii="Liberation Serif" w:hAnsi="Liberation Serif"/>
          <w:lang w:val="en-US"/>
        </w:rPr>
      </w:pPr>
      <w:del w:id="130" w:author="CCCCC" w:date="2017-06-08T21:48:00Z">
        <w:r w:rsidRPr="001F2447" w:rsidDel="0017015E">
          <w:rPr>
            <w:lang w:val="en-US"/>
          </w:rPr>
          <w:br w:type="page"/>
        </w:r>
      </w:del>
    </w:p>
    <w:p w:rsidR="00332442" w:rsidRPr="001F2447" w:rsidRDefault="00332442" w:rsidP="0017015E">
      <w:pPr>
        <w:rPr>
          <w:lang w:val="en-US"/>
        </w:rPr>
        <w:pPrChange w:id="131" w:author="CCCCC" w:date="2017-06-08T21:48:00Z">
          <w:pPr>
            <w:pStyle w:val="Heading2"/>
          </w:pPr>
        </w:pPrChange>
      </w:pPr>
      <w:bookmarkStart w:id="132" w:name="_Toc484440083"/>
      <w:r w:rsidRPr="001F2447">
        <w:rPr>
          <w:lang w:val="en-US"/>
        </w:rPr>
        <w:t>Liens</w:t>
      </w:r>
      <w:bookmarkEnd w:id="132"/>
    </w:p>
    <w:p w:rsidR="00332442" w:rsidRPr="001F2447" w:rsidRDefault="00332442" w:rsidP="00672DF6">
      <w:pPr>
        <w:pStyle w:val="ListParagraph"/>
        <w:rPr>
          <w:lang w:val="en-US"/>
        </w:rPr>
      </w:pPr>
      <w:r w:rsidRPr="001F2447">
        <w:rPr>
          <w:lang w:val="en-US"/>
        </w:rPr>
        <w:t>babel</w:t>
      </w:r>
    </w:p>
    <w:p w:rsidR="00332442" w:rsidRPr="001F2447" w:rsidRDefault="00332442" w:rsidP="00672DF6">
      <w:pPr>
        <w:pStyle w:val="ListParagraph"/>
        <w:rPr>
          <w:lang w:val="en-US"/>
        </w:rPr>
      </w:pPr>
      <w:r w:rsidRPr="001F2447">
        <w:rPr>
          <w:lang w:val="en-US"/>
        </w:rPr>
        <w:t>node</w:t>
      </w:r>
    </w:p>
    <w:p w:rsidR="00332442" w:rsidRPr="001F2447" w:rsidRDefault="00332442" w:rsidP="00672DF6">
      <w:pPr>
        <w:pStyle w:val="ListParagraph"/>
        <w:rPr>
          <w:lang w:val="en-US"/>
        </w:rPr>
      </w:pPr>
      <w:r w:rsidRPr="001F2447">
        <w:rPr>
          <w:lang w:val="en-US"/>
        </w:rPr>
        <w:t>yarn</w:t>
      </w:r>
    </w:p>
    <w:p w:rsidR="00332442" w:rsidRPr="001F2447" w:rsidRDefault="00332442" w:rsidP="00672DF6">
      <w:pPr>
        <w:pStyle w:val="ListParagraph"/>
        <w:rPr>
          <w:lang w:val="en-US"/>
        </w:rPr>
      </w:pPr>
      <w:r w:rsidRPr="001F2447">
        <w:rPr>
          <w:lang w:val="en-US"/>
        </w:rPr>
        <w:t>react</w:t>
      </w:r>
    </w:p>
    <w:p w:rsidR="00332442" w:rsidRPr="001F2447" w:rsidRDefault="00332442" w:rsidP="00672DF6">
      <w:pPr>
        <w:pStyle w:val="ListParagraph"/>
        <w:rPr>
          <w:lang w:val="en-US"/>
        </w:rPr>
      </w:pPr>
      <w:r w:rsidRPr="001F2447">
        <w:rPr>
          <w:lang w:val="en-US"/>
        </w:rPr>
        <w:t>xo</w:t>
      </w:r>
    </w:p>
    <w:p w:rsidR="00332442" w:rsidRPr="00EF7035" w:rsidRDefault="00F66E46" w:rsidP="00672DF6">
      <w:pPr>
        <w:pStyle w:val="ListParagraph"/>
        <w:rPr>
          <w:lang w:val="en-US"/>
        </w:rPr>
      </w:pPr>
      <w:r w:rsidRPr="00EF7035">
        <w:rPr>
          <w:lang w:val="en-US"/>
        </w:rPr>
        <w:t>Dépot Gitlab</w:t>
      </w:r>
    </w:p>
    <w:p w:rsidR="00F66E46" w:rsidRDefault="00F66E46" w:rsidP="00672DF6">
      <w:pPr>
        <w:pStyle w:val="ListParagraph"/>
        <w:rPr>
          <w:lang w:val="en-US"/>
        </w:rPr>
      </w:pPr>
      <w:r w:rsidRPr="00EF7035">
        <w:rPr>
          <w:lang w:val="en-US"/>
        </w:rPr>
        <w:t>Dépot Vates</w:t>
      </w:r>
    </w:p>
    <w:p w:rsidR="001C0FA1" w:rsidRPr="00EF7035" w:rsidRDefault="001C0FA1" w:rsidP="00672DF6">
      <w:pPr>
        <w:pStyle w:val="ListParagraph"/>
        <w:rPr>
          <w:lang w:val="en-US"/>
        </w:rPr>
      </w:pPr>
      <w:r>
        <w:rPr>
          <w:lang w:val="en-US"/>
        </w:rPr>
        <w:t>Lodash</w:t>
      </w:r>
    </w:p>
    <w:p w:rsidR="00F31021" w:rsidRPr="00EF7035" w:rsidRDefault="00F31021" w:rsidP="00672DF6">
      <w:pPr>
        <w:pStyle w:val="ListParagraph"/>
        <w:rPr>
          <w:lang w:val="en-US"/>
        </w:rPr>
      </w:pPr>
      <w:r w:rsidRPr="00EF7035">
        <w:rPr>
          <w:lang w:val="en-US"/>
        </w:rPr>
        <w:t>Jest</w:t>
      </w:r>
    </w:p>
    <w:p w:rsidR="000C1A41" w:rsidRPr="00EF7035" w:rsidRDefault="000C1A41" w:rsidP="00672DF6">
      <w:pPr>
        <w:rPr>
          <w:lang w:val="en-US"/>
        </w:rPr>
        <w:sectPr w:rsidR="000C1A41" w:rsidRPr="00EF7035" w:rsidSect="008B4E5E">
          <w:footerReference w:type="default" r:id="rId29"/>
          <w:footerReference w:type="first" r:id="rId30"/>
          <w:pgSz w:w="11906" w:h="16838"/>
          <w:pgMar w:top="1134" w:right="1134" w:bottom="1134" w:left="1134" w:header="720" w:footer="720" w:gutter="0"/>
          <w:pgNumType w:start="1"/>
          <w:cols w:space="720"/>
          <w:titlePg/>
          <w:docGrid w:linePitch="326"/>
        </w:sectPr>
      </w:pPr>
    </w:p>
    <w:p w:rsidR="00332442" w:rsidRPr="000C1A41" w:rsidRDefault="000C1A41" w:rsidP="00672DF6">
      <w:pPr>
        <w:rPr>
          <w:lang w:val="en-US"/>
        </w:rPr>
      </w:pPr>
      <w:r w:rsidRPr="000C1A41">
        <w:rPr>
          <w:lang w:val="en-US"/>
        </w:rPr>
        <w:lastRenderedPageBreak/>
        <w:t xml:space="preserve">Annexes : </w:t>
      </w:r>
    </w:p>
    <w:p w:rsidR="000C1A41" w:rsidRDefault="000C1A41" w:rsidP="00672DF6">
      <w:pPr>
        <w:rPr>
          <w:lang w:val="en-US"/>
        </w:rPr>
      </w:pPr>
      <w:r w:rsidRPr="000C1A41">
        <w:rPr>
          <w:lang w:val="en-US"/>
        </w:rPr>
        <w:t xml:space="preserve">State v1 : </w:t>
      </w:r>
      <w:r w:rsidR="0019242A">
        <w:fldChar w:fldCharType="begin"/>
      </w:r>
      <w:r w:rsidR="0019242A" w:rsidRPr="0077658B">
        <w:rPr>
          <w:lang w:val="en-US"/>
          <w:rPrChange w:id="133" w:author="CCCCC" w:date="2017-06-08T18:23:00Z">
            <w:rPr/>
          </w:rPrChange>
        </w:rPr>
        <w:instrText xml:space="preserve"> HYPERLINK "https://gitlab.com/vates/www-xo-2/blob/2d54b2d25dcf78e0cb9703074c59b84565ba6a52/src/node_modules/with-state.js" </w:instrText>
      </w:r>
      <w:r w:rsidR="0019242A">
        <w:fldChar w:fldCharType="separate"/>
      </w:r>
      <w:r w:rsidR="00526457" w:rsidRPr="00D75558">
        <w:rPr>
          <w:rStyle w:val="Hyperlink"/>
          <w:lang w:val="en-US"/>
        </w:rPr>
        <w:t>https://gitlab.com/vates/www-xo-2/blob/2d54b2d25dcf78e0cb9703074c59b84565ba6a52/src/node_modules/with-state.js</w:t>
      </w:r>
      <w:r w:rsidR="0019242A">
        <w:rPr>
          <w:rStyle w:val="Hyperlink"/>
          <w:lang w:val="en-US"/>
        </w:rPr>
        <w:fldChar w:fldCharType="end"/>
      </w:r>
    </w:p>
    <w:p w:rsidR="00526457" w:rsidRDefault="00526457" w:rsidP="00672DF6">
      <w:pPr>
        <w:rPr>
          <w:lang w:val="en-US"/>
        </w:rPr>
      </w:pPr>
      <w:r>
        <w:rPr>
          <w:lang w:val="en-US"/>
        </w:rPr>
        <w:t xml:space="preserve">TodoListV2 : </w:t>
      </w:r>
      <w:r w:rsidR="0019242A">
        <w:fldChar w:fldCharType="begin"/>
      </w:r>
      <w:r w:rsidR="0019242A" w:rsidRPr="0077658B">
        <w:rPr>
          <w:lang w:val="en-US"/>
          <w:rPrChange w:id="134" w:author="CCCCC" w:date="2017-06-08T18:23:00Z">
            <w:rPr/>
          </w:rPrChange>
        </w:rPr>
        <w:instrText xml:space="preserve"> HYPERLINK "https://gitlab.com/vates/www-xo-2/blob/0ae51c7019abe00102407e27b90aa550a8822921/src/App/TodoList.js" </w:instrText>
      </w:r>
      <w:r w:rsidR="0019242A">
        <w:fldChar w:fldCharType="separate"/>
      </w:r>
      <w:r w:rsidRPr="00D75558">
        <w:rPr>
          <w:rStyle w:val="Hyperlink"/>
          <w:lang w:val="en-US"/>
        </w:rPr>
        <w:t>https://gitlab.com/vates/www-xo-2/blob/0ae51c7019abe00102407e27b90aa550a8822921/src/App/TodoList.js</w:t>
      </w:r>
      <w:r w:rsidR="0019242A">
        <w:rPr>
          <w:rStyle w:val="Hyperlink"/>
          <w:lang w:val="en-US"/>
        </w:rPr>
        <w:fldChar w:fldCharType="end"/>
      </w:r>
    </w:p>
    <w:p w:rsidR="00526457" w:rsidRDefault="00526457" w:rsidP="00672DF6">
      <w:pPr>
        <w:rPr>
          <w:lang w:val="en-US"/>
        </w:rPr>
      </w:pPr>
      <w:r>
        <w:rPr>
          <w:lang w:val="en-US"/>
        </w:rPr>
        <w:t xml:space="preserve">withState v2  : </w:t>
      </w:r>
      <w:r w:rsidR="0019242A">
        <w:fldChar w:fldCharType="begin"/>
      </w:r>
      <w:r w:rsidR="0019242A" w:rsidRPr="0077658B">
        <w:rPr>
          <w:lang w:val="en-US"/>
          <w:rPrChange w:id="135" w:author="CCCCC" w:date="2017-06-08T18:23:00Z">
            <w:rPr/>
          </w:rPrChange>
        </w:rPr>
        <w:instrText xml:space="preserve"> HYPERLINK "https://gitlab.com/vates/www-xo-2/blob/0ae51c7019abe00102407e27b90aa550a8822921/src/node_modules/with-state.js" </w:instrText>
      </w:r>
      <w:r w:rsidR="0019242A">
        <w:fldChar w:fldCharType="separate"/>
      </w:r>
      <w:r w:rsidRPr="00D75558">
        <w:rPr>
          <w:rStyle w:val="Hyperlink"/>
          <w:lang w:val="en-US"/>
        </w:rPr>
        <w:t>https://gitlab.com/vates/www-xo-2/blob/0ae51c7019abe00102407e27b90aa550a8822921/src/node_modules/with-state.js</w:t>
      </w:r>
      <w:r w:rsidR="0019242A">
        <w:rPr>
          <w:rStyle w:val="Hyperlink"/>
          <w:lang w:val="en-US"/>
        </w:rPr>
        <w:fldChar w:fldCharType="end"/>
      </w:r>
    </w:p>
    <w:p w:rsidR="00526457" w:rsidRDefault="007D5D0D" w:rsidP="00672DF6">
      <w:pPr>
        <w:rPr>
          <w:ins w:id="136" w:author="CCCCC" w:date="2017-06-07T22:25:00Z"/>
          <w:lang w:val="en-US"/>
        </w:rPr>
      </w:pPr>
      <w:ins w:id="137" w:author="CCCCC" w:date="2017-06-07T22:25:00Z">
        <w:r>
          <w:rPr>
            <w:lang w:val="en-US"/>
          </w:rPr>
          <w:t xml:space="preserve">Tests withState : </w:t>
        </w:r>
        <w:r>
          <w:rPr>
            <w:lang w:val="en-US"/>
          </w:rPr>
          <w:fldChar w:fldCharType="begin"/>
        </w:r>
        <w:r>
          <w:rPr>
            <w:lang w:val="en-US"/>
          </w:rPr>
          <w:instrText xml:space="preserve"> HYPERLINK "</w:instrText>
        </w:r>
        <w:r w:rsidRPr="007D5D0D">
          <w:rPr>
            <w:lang w:val="en-US"/>
          </w:rPr>
          <w:instrText>https://gitlab.com/vates/www-xo-2/blob/0ae51c7019abe00102407e27b90aa550a8822921/src/node_modules/with-state.spec.js</w:instrText>
        </w:r>
        <w:r>
          <w:rPr>
            <w:lang w:val="en-US"/>
          </w:rPr>
          <w:instrText xml:space="preserve">" </w:instrText>
        </w:r>
        <w:r>
          <w:rPr>
            <w:lang w:val="en-US"/>
          </w:rPr>
          <w:fldChar w:fldCharType="separate"/>
        </w:r>
        <w:r w:rsidRPr="00AE6843">
          <w:rPr>
            <w:rStyle w:val="Hyperlink"/>
            <w:lang w:val="en-US"/>
          </w:rPr>
          <w:t>https://gitlab.com/vates/www-xo-2/blob/0ae51c7019abe00102407e27b90aa550a8822921/src/node_modules/with-state.spec.js</w:t>
        </w:r>
        <w:r>
          <w:rPr>
            <w:lang w:val="en-US"/>
          </w:rPr>
          <w:fldChar w:fldCharType="end"/>
        </w:r>
      </w:ins>
    </w:p>
    <w:p w:rsidR="00FC1B01" w:rsidRDefault="00FC1B01">
      <w:pPr>
        <w:spacing w:before="0" w:after="0"/>
        <w:rPr>
          <w:ins w:id="138" w:author="CCCCC" w:date="2017-06-08T19:12:00Z"/>
          <w:lang w:val="en-US"/>
        </w:rPr>
      </w:pPr>
      <w:ins w:id="139" w:author="CCCCC" w:date="2017-06-08T19:12:00Z">
        <w:r>
          <w:rPr>
            <w:lang w:val="en-US"/>
          </w:rPr>
          <w:br w:type="page"/>
        </w:r>
      </w:ins>
    </w:p>
    <w:p w:rsidR="00FC1B01" w:rsidRDefault="00FC1B01" w:rsidP="00FC1B01">
      <w:pPr>
        <w:pStyle w:val="Heading1"/>
        <w:rPr>
          <w:ins w:id="140" w:author="CCCCC" w:date="2017-06-08T19:13:00Z"/>
        </w:rPr>
      </w:pPr>
      <w:ins w:id="141" w:author="CCCCC" w:date="2017-06-08T19:12:00Z">
        <w:r w:rsidRPr="00FC1B01">
          <w:rPr>
            <w:noProof/>
            <w:lang w:eastAsia="fr-FR" w:bidi="ar-SA"/>
            <w:rPrChange w:id="142" w:author="CCCCC" w:date="2017-06-08T19:13:00Z">
              <w:rPr>
                <w:noProof/>
                <w:lang w:eastAsia="fr-FR" w:bidi="ar-SA"/>
              </w:rPr>
            </w:rPrChange>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771766</wp:posOffset>
              </wp:positionV>
              <wp:extent cx="7016750" cy="76327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16750" cy="7632700"/>
                      </a:xfrm>
                      <a:prstGeom prst="rect">
                        <a:avLst/>
                      </a:prstGeom>
                    </pic:spPr>
                  </pic:pic>
                </a:graphicData>
              </a:graphic>
              <wp14:sizeRelH relativeFrom="margin">
                <wp14:pctWidth>0</wp14:pctWidth>
              </wp14:sizeRelH>
              <wp14:sizeRelV relativeFrom="margin">
                <wp14:pctHeight>0</wp14:pctHeight>
              </wp14:sizeRelV>
            </wp:anchor>
          </w:drawing>
        </w:r>
        <w:r w:rsidRPr="00FC1B01">
          <w:rPr>
            <w:rPrChange w:id="143" w:author="CCCCC" w:date="2017-06-08T19:13:00Z">
              <w:rPr>
                <w:lang w:val="en-US"/>
              </w:rPr>
            </w:rPrChange>
          </w:rPr>
          <w:t>Utilisation de la première version de withState</w:t>
        </w:r>
      </w:ins>
    </w:p>
    <w:p w:rsidR="00FC1B01" w:rsidRDefault="00FC1B01">
      <w:pPr>
        <w:spacing w:before="0" w:after="0"/>
        <w:rPr>
          <w:ins w:id="144" w:author="CCCCC" w:date="2017-06-08T19:13:00Z"/>
          <w:rFonts w:asciiTheme="majorHAnsi" w:eastAsiaTheme="majorEastAsia" w:hAnsiTheme="majorHAnsi" w:cs="Mangal"/>
          <w:b/>
          <w:bCs/>
          <w:color w:val="365F91" w:themeColor="accent1" w:themeShade="BF"/>
          <w:sz w:val="28"/>
          <w:szCs w:val="25"/>
        </w:rPr>
      </w:pPr>
      <w:ins w:id="145" w:author="CCCCC" w:date="2017-06-08T19:13:00Z">
        <w:r>
          <w:br w:type="page"/>
        </w:r>
      </w:ins>
    </w:p>
    <w:p w:rsidR="008D19F8" w:rsidRDefault="00FC1B01" w:rsidP="00FC1B01">
      <w:pPr>
        <w:pStyle w:val="Heading1"/>
        <w:rPr>
          <w:ins w:id="146" w:author="CCCCC" w:date="2017-06-08T19:33:00Z"/>
        </w:rPr>
      </w:pPr>
      <w:ins w:id="147" w:author="CCCCC" w:date="2017-06-08T19:15:00Z">
        <w:r>
          <w:rPr>
            <w:noProof/>
            <w:lang w:eastAsia="fr-FR" w:bidi="ar-SA"/>
          </w:rPr>
          <w:lastRenderedPageBreak/>
          <w:drawing>
            <wp:anchor distT="0" distB="0" distL="114300" distR="114300" simplePos="0" relativeHeight="251672064" behindDoc="0" locked="0" layoutInCell="1" allowOverlap="1">
              <wp:simplePos x="0" y="0"/>
              <wp:positionH relativeFrom="margin">
                <wp:align>center</wp:align>
              </wp:positionH>
              <wp:positionV relativeFrom="paragraph">
                <wp:posOffset>603753</wp:posOffset>
              </wp:positionV>
              <wp:extent cx="6967855" cy="804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67855" cy="8040370"/>
                      </a:xfrm>
                      <a:prstGeom prst="rect">
                        <a:avLst/>
                      </a:prstGeom>
                    </pic:spPr>
                  </pic:pic>
                </a:graphicData>
              </a:graphic>
              <wp14:sizeRelH relativeFrom="margin">
                <wp14:pctWidth>0</wp14:pctWidth>
              </wp14:sizeRelH>
              <wp14:sizeRelV relativeFrom="margin">
                <wp14:pctHeight>0</wp14:pctHeight>
              </wp14:sizeRelV>
            </wp:anchor>
          </w:drawing>
        </w:r>
      </w:ins>
      <w:ins w:id="148" w:author="CCCCC" w:date="2017-06-08T19:14:00Z">
        <w:r>
          <w:t>Première version du module withState</w:t>
        </w:r>
      </w:ins>
    </w:p>
    <w:p w:rsidR="008D19F8" w:rsidRDefault="008D19F8" w:rsidP="008D19F8">
      <w:pPr>
        <w:rPr>
          <w:ins w:id="149" w:author="CCCCC" w:date="2017-06-08T19:33:00Z"/>
          <w:rFonts w:asciiTheme="majorHAnsi" w:eastAsiaTheme="majorEastAsia" w:hAnsiTheme="majorHAnsi" w:cs="Mangal"/>
          <w:color w:val="365F91" w:themeColor="accent1" w:themeShade="BF"/>
          <w:sz w:val="28"/>
          <w:szCs w:val="25"/>
        </w:rPr>
        <w:pPrChange w:id="150" w:author="CCCCC" w:date="2017-06-08T19:33:00Z">
          <w:pPr>
            <w:spacing w:before="0" w:after="0"/>
          </w:pPr>
        </w:pPrChange>
      </w:pPr>
      <w:ins w:id="151" w:author="CCCCC" w:date="2017-06-08T19:33:00Z">
        <w:r>
          <w:br w:type="page"/>
        </w:r>
      </w:ins>
    </w:p>
    <w:p w:rsidR="008D19F8" w:rsidRDefault="0017015E" w:rsidP="00FC1B01">
      <w:pPr>
        <w:pStyle w:val="Heading1"/>
        <w:rPr>
          <w:ins w:id="152" w:author="CCCCC" w:date="2017-06-08T19:42:00Z"/>
        </w:rPr>
      </w:pPr>
      <w:bookmarkStart w:id="153" w:name="_GoBack"/>
      <w:ins w:id="154" w:author="CCCCC" w:date="2017-06-08T21:52:00Z">
        <w:r>
          <w:rPr>
            <w:noProof/>
            <w:lang w:eastAsia="fr-FR" w:bidi="ar-SA"/>
          </w:rPr>
          <w:lastRenderedPageBreak/>
          <w:drawing>
            <wp:anchor distT="0" distB="0" distL="114300" distR="114300" simplePos="0" relativeHeight="251690496" behindDoc="0" locked="0" layoutInCell="1" allowOverlap="1">
              <wp:simplePos x="0" y="0"/>
              <wp:positionH relativeFrom="margin">
                <wp:align>center</wp:align>
              </wp:positionH>
              <wp:positionV relativeFrom="paragraph">
                <wp:posOffset>383796</wp:posOffset>
              </wp:positionV>
              <wp:extent cx="6828155" cy="85902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6864"/>
                      <a:stretch/>
                    </pic:blipFill>
                    <pic:spPr bwMode="auto">
                      <a:xfrm>
                        <a:off x="0" y="0"/>
                        <a:ext cx="6828155" cy="859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bookmarkEnd w:id="153"/>
      <w:ins w:id="155" w:author="CCCCC" w:date="2017-06-08T19:34:00Z">
        <w:r w:rsidR="008D19F8">
          <w:t>Composant TodoList utilisant la seconde version de withState</w:t>
        </w:r>
      </w:ins>
      <w:ins w:id="156" w:author="CCCCC" w:date="2017-06-08T21:52:00Z">
        <w:r w:rsidRPr="0017015E">
          <w:rPr>
            <w:noProof/>
            <w:lang w:eastAsia="fr-FR" w:bidi="ar-SA"/>
          </w:rPr>
          <w:t xml:space="preserve"> </w:t>
        </w:r>
      </w:ins>
    </w:p>
    <w:p w:rsidR="008D19F8" w:rsidRPr="008D19F8" w:rsidRDefault="002607CE" w:rsidP="008D19F8">
      <w:pPr>
        <w:pStyle w:val="Heading1"/>
        <w:rPr>
          <w:ins w:id="157" w:author="CCCCC" w:date="2017-06-08T19:37:00Z"/>
          <w:rPrChange w:id="158" w:author="CCCCC" w:date="2017-06-08T19:42:00Z">
            <w:rPr>
              <w:ins w:id="159" w:author="CCCCC" w:date="2017-06-08T19:37:00Z"/>
            </w:rPr>
          </w:rPrChange>
        </w:rPr>
        <w:pPrChange w:id="160" w:author="CCCCC" w:date="2017-06-08T19:42:00Z">
          <w:pPr>
            <w:pStyle w:val="Heading1"/>
          </w:pPr>
        </w:pPrChange>
      </w:pPr>
      <w:ins w:id="161" w:author="CCCCC" w:date="2017-06-08T19:37:00Z">
        <w:r>
          <w:rPr>
            <w:noProof/>
            <w:lang w:eastAsia="fr-FR" w:bidi="ar-SA"/>
          </w:rPr>
          <w:lastRenderedPageBreak/>
          <w:drawing>
            <wp:anchor distT="0" distB="0" distL="114300" distR="114300" simplePos="0" relativeHeight="251674112" behindDoc="0" locked="0" layoutInCell="1" allowOverlap="1">
              <wp:simplePos x="0" y="0"/>
              <wp:positionH relativeFrom="margin">
                <wp:align>center</wp:align>
              </wp:positionH>
              <wp:positionV relativeFrom="paragraph">
                <wp:posOffset>74295</wp:posOffset>
              </wp:positionV>
              <wp:extent cx="5612130" cy="9084310"/>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4805"/>
                      <a:stretch/>
                    </pic:blipFill>
                    <pic:spPr bwMode="auto">
                      <a:xfrm>
                        <a:off x="0" y="0"/>
                        <a:ext cx="5612130" cy="908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62" w:author="CCCCC" w:date="2017-06-08T19:46:00Z">
        <w:r>
          <w:br/>
        </w:r>
        <w:r>
          <w:lastRenderedPageBreak/>
          <w:br/>
        </w:r>
      </w:ins>
      <w:ins w:id="163" w:author="CCCCC" w:date="2017-06-08T19:42:00Z">
        <w:r w:rsidR="008D19F8">
          <w:t>Implémentation de la d</w:t>
        </w:r>
      </w:ins>
      <w:ins w:id="164" w:author="CCCCC" w:date="2017-06-08T19:43:00Z">
        <w:r w:rsidR="008D19F8">
          <w:t>euxième version du module withState</w:t>
        </w:r>
      </w:ins>
    </w:p>
    <w:p w:rsidR="002607CE" w:rsidRDefault="002607CE" w:rsidP="008D19F8">
      <w:pPr>
        <w:rPr>
          <w:ins w:id="165" w:author="CCCCC" w:date="2017-06-08T19:50:00Z"/>
          <w:noProof/>
          <w:lang w:eastAsia="fr-FR" w:bidi="ar-SA"/>
        </w:rPr>
        <w:pPrChange w:id="166" w:author="CCCCC" w:date="2017-06-08T19:37:00Z">
          <w:pPr>
            <w:spacing w:before="0" w:after="0"/>
          </w:pPr>
        </w:pPrChange>
      </w:pPr>
    </w:p>
    <w:p w:rsidR="008D19F8" w:rsidRDefault="008D19F8" w:rsidP="008D19F8">
      <w:pPr>
        <w:rPr>
          <w:ins w:id="167" w:author="CCCCC" w:date="2017-06-08T19:41:00Z"/>
          <w:noProof/>
          <w:lang w:eastAsia="fr-FR" w:bidi="ar-SA"/>
        </w:rPr>
        <w:pPrChange w:id="168" w:author="CCCCC" w:date="2017-06-08T19:37:00Z">
          <w:pPr>
            <w:spacing w:before="0" w:after="0"/>
          </w:pPr>
        </w:pPrChange>
      </w:pPr>
    </w:p>
    <w:p w:rsidR="00FE5807" w:rsidRDefault="002607CE">
      <w:pPr>
        <w:spacing w:before="0" w:after="0"/>
        <w:rPr>
          <w:ins w:id="169" w:author="CCCCC" w:date="2017-06-08T20:47:00Z"/>
        </w:rPr>
      </w:pPr>
      <w:ins w:id="170" w:author="CCCCC" w:date="2017-06-08T19:46:00Z">
        <w:r>
          <w:rPr>
            <w:noProof/>
            <w:lang w:eastAsia="fr-FR"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1715573</wp:posOffset>
              </wp:positionV>
              <wp:extent cx="6983095" cy="38163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48328"/>
                      <a:stretch/>
                    </pic:blipFill>
                    <pic:spPr bwMode="auto">
                      <a:xfrm>
                        <a:off x="0" y="0"/>
                        <a:ext cx="698309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71" w:author="CCCCC" w:date="2017-06-08T19:37:00Z">
        <w:r w:rsidR="008D19F8">
          <w:br w:type="page"/>
        </w:r>
      </w:ins>
      <w:ins w:id="172" w:author="CCCCC" w:date="2017-06-08T19:48:00Z">
        <w:r w:rsidR="00FE5807">
          <w:rPr>
            <w:noProof/>
            <w:lang w:eastAsia="fr-FR" w:bidi="ar-SA"/>
          </w:rPr>
          <w:lastRenderedPageBreak/>
          <w:drawing>
            <wp:anchor distT="0" distB="0" distL="114300" distR="114300" simplePos="0" relativeHeight="251677184" behindDoc="0" locked="0" layoutInCell="1" allowOverlap="1">
              <wp:simplePos x="0" y="0"/>
              <wp:positionH relativeFrom="margin">
                <wp:align>center</wp:align>
              </wp:positionH>
              <wp:positionV relativeFrom="paragraph">
                <wp:posOffset>1461661</wp:posOffset>
              </wp:positionV>
              <wp:extent cx="6708140" cy="63366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08140" cy="6336665"/>
                      </a:xfrm>
                      <a:prstGeom prst="rect">
                        <a:avLst/>
                      </a:prstGeom>
                    </pic:spPr>
                  </pic:pic>
                </a:graphicData>
              </a:graphic>
              <wp14:sizeRelH relativeFrom="margin">
                <wp14:pctWidth>0</wp14:pctWidth>
              </wp14:sizeRelH>
              <wp14:sizeRelV relativeFrom="margin">
                <wp14:pctHeight>0</wp14:pctHeight>
              </wp14:sizeRelV>
            </wp:anchor>
          </w:drawing>
        </w:r>
      </w:ins>
      <w:ins w:id="173" w:author="CCCCC" w:date="2017-06-08T20:47:00Z">
        <w:r w:rsidR="00FE5807">
          <w:br w:type="page"/>
        </w:r>
      </w:ins>
    </w:p>
    <w:p w:rsidR="00FE5807" w:rsidRDefault="00FE5807" w:rsidP="00FE5807">
      <w:pPr>
        <w:pStyle w:val="Heading1"/>
        <w:rPr>
          <w:ins w:id="174" w:author="CCCCC" w:date="2017-06-08T20:51:00Z"/>
        </w:rPr>
      </w:pPr>
      <w:ins w:id="175" w:author="CCCCC" w:date="2017-06-08T20:48:00Z">
        <w:r>
          <w:lastRenderedPageBreak/>
          <w:t>Fichier de tests permettant de valider le module withState</w:t>
        </w:r>
      </w:ins>
    </w:p>
    <w:p w:rsidR="007B5BBB" w:rsidRDefault="007B5BBB" w:rsidP="00FE5807">
      <w:pPr>
        <w:pStyle w:val="Heading2"/>
        <w:rPr>
          <w:ins w:id="176" w:author="CCCCC" w:date="2017-06-08T20:58:00Z"/>
        </w:rPr>
      </w:pPr>
      <w:ins w:id="177" w:author="CCCCC" w:date="2017-06-08T20:58:00Z">
        <w:r>
          <w:rPr>
            <w:noProof/>
            <w:lang w:eastAsia="fr-FR" w:bidi="ar-SA"/>
          </w:rPr>
          <w:drawing>
            <wp:anchor distT="0" distB="0" distL="114300" distR="114300" simplePos="0" relativeHeight="251681280" behindDoc="0" locked="0" layoutInCell="1" allowOverlap="1">
              <wp:simplePos x="0" y="0"/>
              <wp:positionH relativeFrom="margin">
                <wp:align>center</wp:align>
              </wp:positionH>
              <wp:positionV relativeFrom="paragraph">
                <wp:posOffset>434076</wp:posOffset>
              </wp:positionV>
              <wp:extent cx="6433820" cy="770318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33820" cy="7703185"/>
                      </a:xfrm>
                      <a:prstGeom prst="rect">
                        <a:avLst/>
                      </a:prstGeom>
                    </pic:spPr>
                  </pic:pic>
                </a:graphicData>
              </a:graphic>
              <wp14:sizeRelH relativeFrom="margin">
                <wp14:pctWidth>0</wp14:pctWidth>
              </wp14:sizeRelH>
              <wp14:sizeRelV relativeFrom="margin">
                <wp14:pctHeight>0</wp14:pctHeight>
              </wp14:sizeRelV>
            </wp:anchor>
          </w:drawing>
        </w:r>
      </w:ins>
      <w:ins w:id="178" w:author="CCCCC" w:date="2017-06-08T20:52:00Z">
        <w:r w:rsidR="00FE5807">
          <w:t>D</w:t>
        </w:r>
        <w:r w:rsidR="00FE5807">
          <w:t>écor</w:t>
        </w:r>
      </w:ins>
      <w:ins w:id="179" w:author="CCCCC" w:date="2017-06-08T20:53:00Z">
        <w:r w:rsidR="00FE5807">
          <w:t>ation d’</w:t>
        </w:r>
      </w:ins>
      <w:ins w:id="180" w:author="CCCCC" w:date="2017-06-08T20:52:00Z">
        <w:r w:rsidR="00FE5807">
          <w:t xml:space="preserve">un </w:t>
        </w:r>
        <w:r w:rsidR="00FE5807">
          <w:t>composant stateful</w:t>
        </w:r>
      </w:ins>
    </w:p>
    <w:p w:rsidR="007B5BBB" w:rsidRPr="007B5BBB" w:rsidRDefault="007B5BBB" w:rsidP="007B5BBB">
      <w:pPr>
        <w:rPr>
          <w:ins w:id="181" w:author="CCCCC" w:date="2017-06-08T20:57:00Z"/>
          <w:rPrChange w:id="182" w:author="CCCCC" w:date="2017-06-08T20:58:00Z">
            <w:rPr>
              <w:ins w:id="183" w:author="CCCCC" w:date="2017-06-08T20:57:00Z"/>
            </w:rPr>
          </w:rPrChange>
        </w:rPr>
        <w:pPrChange w:id="184" w:author="CCCCC" w:date="2017-06-08T20:58:00Z">
          <w:pPr>
            <w:pStyle w:val="Heading2"/>
          </w:pPr>
        </w:pPrChange>
      </w:pPr>
    </w:p>
    <w:p w:rsidR="007B5BBB" w:rsidRDefault="007B5BBB">
      <w:pPr>
        <w:spacing w:before="0" w:after="0"/>
        <w:rPr>
          <w:ins w:id="185" w:author="CCCCC" w:date="2017-06-08T20:57:00Z"/>
          <w:rFonts w:asciiTheme="majorHAnsi" w:eastAsiaTheme="majorEastAsia" w:hAnsiTheme="majorHAnsi" w:cs="Mangal"/>
          <w:b/>
          <w:bCs/>
          <w:color w:val="4F81BD" w:themeColor="accent1"/>
          <w:sz w:val="26"/>
          <w:szCs w:val="23"/>
        </w:rPr>
      </w:pPr>
      <w:ins w:id="186" w:author="CCCCC" w:date="2017-06-08T20:57:00Z">
        <w:r>
          <w:br w:type="page"/>
        </w:r>
      </w:ins>
    </w:p>
    <w:p w:rsidR="007B5BBB" w:rsidRDefault="001D4A6B" w:rsidP="001D4A6B">
      <w:pPr>
        <w:pStyle w:val="Heading2"/>
        <w:rPr>
          <w:ins w:id="187" w:author="CCCCC" w:date="2017-06-08T20:54:00Z"/>
        </w:rPr>
        <w:pPrChange w:id="188" w:author="CCCCC" w:date="2017-06-08T21:07:00Z">
          <w:pPr>
            <w:pStyle w:val="ListParagraph"/>
            <w:numPr>
              <w:numId w:val="15"/>
            </w:numPr>
            <w:ind w:hanging="360"/>
          </w:pPr>
        </w:pPrChange>
      </w:pPr>
      <w:ins w:id="189" w:author="CCCCC" w:date="2017-06-08T21:08:00Z">
        <w:r>
          <w:rPr>
            <w:noProof/>
            <w:lang w:eastAsia="fr-FR" w:bidi="ar-SA"/>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384810</wp:posOffset>
              </wp:positionV>
              <wp:extent cx="5048250" cy="87166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8250" cy="8716645"/>
                      </a:xfrm>
                      <a:prstGeom prst="rect">
                        <a:avLst/>
                      </a:prstGeom>
                    </pic:spPr>
                  </pic:pic>
                </a:graphicData>
              </a:graphic>
              <wp14:sizeRelH relativeFrom="margin">
                <wp14:pctWidth>0</wp14:pctWidth>
              </wp14:sizeRelH>
              <wp14:sizeRelV relativeFrom="margin">
                <wp14:pctHeight>0</wp14:pctHeight>
              </wp14:sizeRelV>
            </wp:anchor>
          </w:drawing>
        </w:r>
      </w:ins>
      <w:ins w:id="190" w:author="CCCCC" w:date="2017-06-08T21:06:00Z">
        <w:r w:rsidR="007B5BBB">
          <w:t xml:space="preserve"> </w:t>
        </w:r>
      </w:ins>
      <w:ins w:id="191" w:author="CCCCC" w:date="2017-06-08T20:53:00Z">
        <w:r w:rsidR="00FE5807">
          <w:t xml:space="preserve">Décoration d’un composant </w:t>
        </w:r>
      </w:ins>
      <w:ins w:id="192" w:author="CCCCC" w:date="2017-06-08T20:52:00Z">
        <w:r w:rsidR="00FE5807">
          <w:t>stateless</w:t>
        </w:r>
      </w:ins>
      <w:ins w:id="193" w:author="CCCCC" w:date="2017-06-08T21:08:00Z">
        <w:r w:rsidRPr="001D4A6B">
          <w:rPr>
            <w:noProof/>
            <w:lang w:eastAsia="fr-FR" w:bidi="ar-SA"/>
          </w:rPr>
          <w:t xml:space="preserve"> </w:t>
        </w:r>
      </w:ins>
    </w:p>
    <w:p w:rsidR="001D4A6B" w:rsidRDefault="001D4A6B" w:rsidP="007B5BBB">
      <w:pPr>
        <w:pStyle w:val="Heading2"/>
        <w:rPr>
          <w:ins w:id="194" w:author="CCCCC" w:date="2017-06-08T21:12:00Z"/>
          <w:noProof/>
          <w:lang w:eastAsia="fr-FR" w:bidi="ar-SA"/>
        </w:rPr>
      </w:pPr>
      <w:ins w:id="195" w:author="CCCCC" w:date="2017-06-08T21:11:00Z">
        <w:r>
          <w:rPr>
            <w:noProof/>
            <w:lang w:eastAsia="fr-FR" w:bidi="ar-SA"/>
          </w:rPr>
          <w:lastRenderedPageBreak/>
          <w:drawing>
            <wp:anchor distT="0" distB="0" distL="114300" distR="114300" simplePos="0" relativeHeight="251684352" behindDoc="0" locked="0" layoutInCell="1" allowOverlap="1">
              <wp:simplePos x="0" y="0"/>
              <wp:positionH relativeFrom="margin">
                <wp:align>center</wp:align>
              </wp:positionH>
              <wp:positionV relativeFrom="paragraph">
                <wp:posOffset>2718435</wp:posOffset>
              </wp:positionV>
              <wp:extent cx="5029200" cy="38087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29200" cy="3808730"/>
                      </a:xfrm>
                      <a:prstGeom prst="rect">
                        <a:avLst/>
                      </a:prstGeom>
                    </pic:spPr>
                  </pic:pic>
                </a:graphicData>
              </a:graphic>
              <wp14:sizeRelH relativeFrom="margin">
                <wp14:pctWidth>0</wp14:pctWidth>
              </wp14:sizeRelH>
              <wp14:sizeRelV relativeFrom="margin">
                <wp14:pctHeight>0</wp14:pctHeight>
              </wp14:sizeRelV>
            </wp:anchor>
          </w:drawing>
        </w:r>
      </w:ins>
      <w:ins w:id="196" w:author="CCCCC" w:date="2017-06-08T21:09:00Z">
        <w:r>
          <w:rPr>
            <w:noProof/>
            <w:lang w:eastAsia="fr-FR" w:bidi="ar-SA"/>
          </w:rPr>
          <w:drawing>
            <wp:anchor distT="0" distB="0" distL="114300" distR="114300" simplePos="0" relativeHeight="251683328" behindDoc="0" locked="0" layoutInCell="1" allowOverlap="1">
              <wp:simplePos x="0" y="0"/>
              <wp:positionH relativeFrom="margin">
                <wp:align>center</wp:align>
              </wp:positionH>
              <wp:positionV relativeFrom="paragraph">
                <wp:posOffset>0</wp:posOffset>
              </wp:positionV>
              <wp:extent cx="5049321" cy="2285841"/>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49321" cy="2285841"/>
                      </a:xfrm>
                      <a:prstGeom prst="rect">
                        <a:avLst/>
                      </a:prstGeom>
                    </pic:spPr>
                  </pic:pic>
                </a:graphicData>
              </a:graphic>
              <wp14:sizeRelH relativeFrom="margin">
                <wp14:pctWidth>0</wp14:pctWidth>
              </wp14:sizeRelH>
              <wp14:sizeRelV relativeFrom="margin">
                <wp14:pctHeight>0</wp14:pctHeight>
              </wp14:sizeRelV>
            </wp:anchor>
          </w:drawing>
        </w:r>
        <w:r>
          <w:t xml:space="preserve"> </w:t>
        </w:r>
      </w:ins>
      <w:ins w:id="197" w:author="CCCCC" w:date="2017-06-08T20:52:00Z">
        <w:r w:rsidR="007B5BBB">
          <w:t>Utilisation</w:t>
        </w:r>
      </w:ins>
      <w:ins w:id="198" w:author="CCCCC" w:date="2017-06-08T20:54:00Z">
        <w:r w:rsidR="007B5BBB">
          <w:t xml:space="preserve"> d’</w:t>
        </w:r>
      </w:ins>
      <w:ins w:id="199" w:author="CCCCC" w:date="2017-06-08T20:52:00Z">
        <w:r w:rsidR="00FE5807">
          <w:t>une fonction pour initialiser la valeur d’un sous-state</w:t>
        </w:r>
      </w:ins>
      <w:ins w:id="200" w:author="CCCCC" w:date="2017-06-08T21:11:00Z">
        <w:r w:rsidRPr="001D4A6B">
          <w:rPr>
            <w:noProof/>
            <w:lang w:eastAsia="fr-FR" w:bidi="ar-SA"/>
          </w:rPr>
          <w:t xml:space="preserve"> </w:t>
        </w:r>
      </w:ins>
    </w:p>
    <w:p w:rsidR="001D4A6B" w:rsidRDefault="001D4A6B">
      <w:pPr>
        <w:spacing w:before="0" w:after="0"/>
        <w:rPr>
          <w:ins w:id="201" w:author="CCCCC" w:date="2017-06-08T21:12:00Z"/>
          <w:rFonts w:asciiTheme="majorHAnsi" w:eastAsiaTheme="majorEastAsia" w:hAnsiTheme="majorHAnsi" w:cs="Mangal"/>
          <w:b/>
          <w:bCs/>
          <w:noProof/>
          <w:color w:val="4F81BD" w:themeColor="accent1"/>
          <w:sz w:val="26"/>
          <w:szCs w:val="23"/>
          <w:lang w:eastAsia="fr-FR" w:bidi="ar-SA"/>
        </w:rPr>
      </w:pPr>
      <w:ins w:id="202" w:author="CCCCC" w:date="2017-06-08T21:12:00Z">
        <w:r>
          <w:rPr>
            <w:noProof/>
            <w:lang w:eastAsia="fr-FR" w:bidi="ar-SA"/>
          </w:rPr>
          <w:br w:type="page"/>
        </w:r>
      </w:ins>
    </w:p>
    <w:p w:rsidR="00FE5807" w:rsidRDefault="001D4A6B" w:rsidP="007B5BBB">
      <w:pPr>
        <w:pStyle w:val="Heading2"/>
        <w:rPr>
          <w:ins w:id="203" w:author="CCCCC" w:date="2017-06-08T20:52:00Z"/>
        </w:rPr>
        <w:pPrChange w:id="204" w:author="CCCCC" w:date="2017-06-08T20:54:00Z">
          <w:pPr>
            <w:pStyle w:val="ListParagraph"/>
            <w:numPr>
              <w:numId w:val="15"/>
            </w:numPr>
            <w:ind w:hanging="360"/>
          </w:pPr>
        </w:pPrChange>
      </w:pPr>
      <w:ins w:id="205" w:author="CCCCC" w:date="2017-06-08T21:12:00Z">
        <w:r>
          <w:rPr>
            <w:noProof/>
            <w:lang w:eastAsia="fr-FR" w:bidi="ar-SA"/>
          </w:rPr>
          <w:lastRenderedPageBreak/>
          <w:drawing>
            <wp:anchor distT="0" distB="0" distL="114300" distR="114300" simplePos="0" relativeHeight="251685376" behindDoc="0" locked="0" layoutInCell="1" allowOverlap="1">
              <wp:simplePos x="0" y="0"/>
              <wp:positionH relativeFrom="margin">
                <wp:align>center</wp:align>
              </wp:positionH>
              <wp:positionV relativeFrom="paragraph">
                <wp:posOffset>318135</wp:posOffset>
              </wp:positionV>
              <wp:extent cx="5553075" cy="849884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53075" cy="8498840"/>
                      </a:xfrm>
                      <a:prstGeom prst="rect">
                        <a:avLst/>
                      </a:prstGeom>
                    </pic:spPr>
                  </pic:pic>
                </a:graphicData>
              </a:graphic>
              <wp14:sizeRelH relativeFrom="margin">
                <wp14:pctWidth>0</wp14:pctWidth>
              </wp14:sizeRelH>
              <wp14:sizeRelV relativeFrom="margin">
                <wp14:pctHeight>0</wp14:pctHeight>
              </wp14:sizeRelV>
            </wp:anchor>
          </w:drawing>
        </w:r>
      </w:ins>
      <w:ins w:id="206" w:author="CCCCC" w:date="2017-06-08T20:52:00Z">
        <w:r w:rsidR="007B5BBB">
          <w:t>Remise de</w:t>
        </w:r>
        <w:r w:rsidR="00FE5807">
          <w:t xml:space="preserve"> la valeur d’un sous-state à sa valeur initiale</w:t>
        </w:r>
      </w:ins>
      <w:ins w:id="207" w:author="CCCCC" w:date="2017-06-08T21:12:00Z">
        <w:r w:rsidRPr="001D4A6B">
          <w:rPr>
            <w:noProof/>
            <w:lang w:eastAsia="fr-FR" w:bidi="ar-SA"/>
          </w:rPr>
          <w:t xml:space="preserve"> </w:t>
        </w:r>
      </w:ins>
    </w:p>
    <w:p w:rsidR="001D4A6B" w:rsidRDefault="001D4A6B" w:rsidP="007B5BBB">
      <w:pPr>
        <w:pStyle w:val="Heading2"/>
        <w:rPr>
          <w:ins w:id="208" w:author="CCCCC" w:date="2017-06-08T21:15:00Z"/>
        </w:rPr>
      </w:pPr>
      <w:ins w:id="209" w:author="CCCCC" w:date="2017-06-08T21:13:00Z">
        <w:r>
          <w:t xml:space="preserve"> </w:t>
        </w:r>
      </w:ins>
    </w:p>
    <w:p w:rsidR="001D4A6B" w:rsidRDefault="001D4A6B" w:rsidP="001D4A6B">
      <w:pPr>
        <w:rPr>
          <w:ins w:id="210" w:author="CCCCC" w:date="2017-06-08T21:15:00Z"/>
          <w:rFonts w:asciiTheme="majorHAnsi" w:eastAsiaTheme="majorEastAsia" w:hAnsiTheme="majorHAnsi" w:cs="Mangal"/>
          <w:color w:val="4F81BD" w:themeColor="accent1"/>
          <w:sz w:val="26"/>
          <w:szCs w:val="23"/>
        </w:rPr>
        <w:pPrChange w:id="211" w:author="CCCCC" w:date="2017-06-08T21:15:00Z">
          <w:pPr>
            <w:spacing w:before="0" w:after="0"/>
          </w:pPr>
        </w:pPrChange>
      </w:pPr>
      <w:ins w:id="212" w:author="CCCCC" w:date="2017-06-08T21:13:00Z">
        <w:r>
          <w:rPr>
            <w:noProof/>
            <w:lang w:eastAsia="fr-FR" w:bidi="ar-SA"/>
          </w:rPr>
          <w:lastRenderedPageBreak/>
          <w:drawing>
            <wp:anchor distT="0" distB="0" distL="114300" distR="114300" simplePos="0" relativeHeight="251686400" behindDoc="0" locked="0" layoutInCell="1" allowOverlap="1">
              <wp:simplePos x="0" y="0"/>
              <wp:positionH relativeFrom="margin">
                <wp:align>center</wp:align>
              </wp:positionH>
              <wp:positionV relativeFrom="paragraph">
                <wp:posOffset>0</wp:posOffset>
              </wp:positionV>
              <wp:extent cx="5543550" cy="66471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6647180"/>
                      </a:xfrm>
                      <a:prstGeom prst="rect">
                        <a:avLst/>
                      </a:prstGeom>
                    </pic:spPr>
                  </pic:pic>
                </a:graphicData>
              </a:graphic>
              <wp14:sizeRelH relativeFrom="margin">
                <wp14:pctWidth>0</wp14:pctWidth>
              </wp14:sizeRelH>
              <wp14:sizeRelV relativeFrom="margin">
                <wp14:pctHeight>0</wp14:pctHeight>
              </wp14:sizeRelV>
            </wp:anchor>
          </w:drawing>
        </w:r>
      </w:ins>
      <w:ins w:id="213" w:author="CCCCC" w:date="2017-06-08T21:15:00Z">
        <w:r>
          <w:br w:type="page"/>
        </w:r>
      </w:ins>
    </w:p>
    <w:p w:rsidR="00FE5807" w:rsidRDefault="001D4A6B" w:rsidP="007B5BBB">
      <w:pPr>
        <w:pStyle w:val="Heading2"/>
        <w:rPr>
          <w:ins w:id="214" w:author="CCCCC" w:date="2017-06-08T20:54:00Z"/>
        </w:rPr>
        <w:pPrChange w:id="215" w:author="CCCCC" w:date="2017-06-08T20:54:00Z">
          <w:pPr>
            <w:pStyle w:val="ListParagraph"/>
            <w:numPr>
              <w:numId w:val="15"/>
            </w:numPr>
            <w:ind w:hanging="360"/>
          </w:pPr>
        </w:pPrChange>
      </w:pPr>
      <w:ins w:id="216" w:author="CCCCC" w:date="2017-06-08T21:16:00Z">
        <w:r>
          <w:rPr>
            <w:noProof/>
            <w:lang w:eastAsia="fr-FR" w:bidi="ar-SA"/>
          </w:rPr>
          <w:lastRenderedPageBreak/>
          <w:drawing>
            <wp:anchor distT="0" distB="0" distL="114300" distR="114300" simplePos="0" relativeHeight="251687424" behindDoc="0" locked="0" layoutInCell="1" allowOverlap="1">
              <wp:simplePos x="0" y="0"/>
              <wp:positionH relativeFrom="margin">
                <wp:align>center</wp:align>
              </wp:positionH>
              <wp:positionV relativeFrom="paragraph">
                <wp:posOffset>327660</wp:posOffset>
              </wp:positionV>
              <wp:extent cx="4476750" cy="86118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76750" cy="8611870"/>
                      </a:xfrm>
                      <a:prstGeom prst="rect">
                        <a:avLst/>
                      </a:prstGeom>
                    </pic:spPr>
                  </pic:pic>
                </a:graphicData>
              </a:graphic>
              <wp14:sizeRelH relativeFrom="margin">
                <wp14:pctWidth>0</wp14:pctWidth>
              </wp14:sizeRelH>
              <wp14:sizeRelV relativeFrom="margin">
                <wp14:pctHeight>0</wp14:pctHeight>
              </wp14:sizeRelV>
            </wp:anchor>
          </w:drawing>
        </w:r>
      </w:ins>
      <w:ins w:id="217" w:author="CCCCC" w:date="2017-06-08T20:54:00Z">
        <w:r w:rsidR="007B5BBB">
          <w:t>Test d’une action qui ne retourne rien</w:t>
        </w:r>
      </w:ins>
      <w:ins w:id="218" w:author="CCCCC" w:date="2017-06-08T21:16:00Z">
        <w:r w:rsidRPr="001D4A6B">
          <w:rPr>
            <w:noProof/>
            <w:lang w:eastAsia="fr-FR" w:bidi="ar-SA"/>
          </w:rPr>
          <w:t xml:space="preserve"> </w:t>
        </w:r>
      </w:ins>
    </w:p>
    <w:p w:rsidR="00CA13B8" w:rsidRDefault="00CA13B8">
      <w:pPr>
        <w:spacing w:before="0" w:after="0"/>
        <w:rPr>
          <w:ins w:id="219" w:author="CCCCC" w:date="2017-06-08T21:17:00Z"/>
          <w:rFonts w:asciiTheme="majorHAnsi" w:eastAsiaTheme="majorEastAsia" w:hAnsiTheme="majorHAnsi" w:cs="Mangal"/>
          <w:b/>
          <w:bCs/>
          <w:color w:val="4F81BD" w:themeColor="accent1"/>
          <w:sz w:val="26"/>
          <w:szCs w:val="23"/>
        </w:rPr>
      </w:pPr>
      <w:ins w:id="220" w:author="CCCCC" w:date="2017-06-08T21:17:00Z">
        <w:r>
          <w:br w:type="page"/>
        </w:r>
      </w:ins>
    </w:p>
    <w:p w:rsidR="00FE5807" w:rsidRDefault="00CA13B8" w:rsidP="007B5BBB">
      <w:pPr>
        <w:pStyle w:val="Heading2"/>
        <w:rPr>
          <w:ins w:id="221" w:author="CCCCC" w:date="2017-06-08T20:52:00Z"/>
        </w:rPr>
        <w:pPrChange w:id="222" w:author="CCCCC" w:date="2017-06-08T20:55:00Z">
          <w:pPr>
            <w:pStyle w:val="ListParagraph"/>
            <w:numPr>
              <w:numId w:val="15"/>
            </w:numPr>
            <w:ind w:hanging="360"/>
          </w:pPr>
        </w:pPrChange>
      </w:pPr>
      <w:ins w:id="223" w:author="CCCCC" w:date="2017-06-08T21:17:00Z">
        <w:r>
          <w:rPr>
            <w:noProof/>
            <w:lang w:eastAsia="fr-FR" w:bidi="ar-SA"/>
          </w:rPr>
          <w:lastRenderedPageBreak/>
          <w:drawing>
            <wp:anchor distT="0" distB="0" distL="114300" distR="114300" simplePos="0" relativeHeight="251688448" behindDoc="0" locked="0" layoutInCell="1" allowOverlap="1">
              <wp:simplePos x="0" y="0"/>
              <wp:positionH relativeFrom="margin">
                <wp:align>center</wp:align>
              </wp:positionH>
              <wp:positionV relativeFrom="paragraph">
                <wp:posOffset>481330</wp:posOffset>
              </wp:positionV>
              <wp:extent cx="6304915" cy="5179060"/>
              <wp:effectExtent l="0" t="0" r="63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04915" cy="5179060"/>
                      </a:xfrm>
                      <a:prstGeom prst="rect">
                        <a:avLst/>
                      </a:prstGeom>
                    </pic:spPr>
                  </pic:pic>
                </a:graphicData>
              </a:graphic>
              <wp14:sizeRelH relativeFrom="margin">
                <wp14:pctWidth>0</wp14:pctWidth>
              </wp14:sizeRelH>
              <wp14:sizeRelV relativeFrom="margin">
                <wp14:pctHeight>0</wp14:pctHeight>
              </wp14:sizeRelV>
            </wp:anchor>
          </w:drawing>
        </w:r>
      </w:ins>
      <w:ins w:id="224" w:author="CCCCC" w:date="2017-06-08T20:55:00Z">
        <w:r w:rsidR="007B5BBB">
          <w:t>I</w:t>
        </w:r>
      </w:ins>
      <w:ins w:id="225" w:author="CCCCC" w:date="2017-06-08T20:52:00Z">
        <w:r w:rsidR="00FE5807">
          <w:t xml:space="preserve">nitialisation </w:t>
        </w:r>
        <w:r w:rsidR="007B5BBB">
          <w:t>d’une chaine de caractères vide</w:t>
        </w:r>
      </w:ins>
      <w:ins w:id="226" w:author="CCCCC" w:date="2017-06-08T20:55:00Z">
        <w:r w:rsidR="007B5BBB">
          <w:t xml:space="preserve"> et création d</w:t>
        </w:r>
      </w:ins>
      <w:ins w:id="227" w:author="CCCCC" w:date="2017-06-08T20:56:00Z">
        <w:r w:rsidR="007B5BBB">
          <w:t>’une fonction de mise à jour de celle-ci</w:t>
        </w:r>
      </w:ins>
      <w:ins w:id="228" w:author="CCCCC" w:date="2017-06-08T21:17:00Z">
        <w:r w:rsidRPr="00CA13B8">
          <w:rPr>
            <w:noProof/>
            <w:lang w:eastAsia="fr-FR" w:bidi="ar-SA"/>
          </w:rPr>
          <w:t xml:space="preserve"> </w:t>
        </w:r>
      </w:ins>
    </w:p>
    <w:p w:rsidR="00FE5807" w:rsidRPr="00FE5807" w:rsidRDefault="00CA13B8" w:rsidP="00FE5807">
      <w:pPr>
        <w:pStyle w:val="Heading2"/>
        <w:rPr>
          <w:ins w:id="229" w:author="CCCCC" w:date="2017-06-08T20:49:00Z"/>
          <w:rPrChange w:id="230" w:author="CCCCC" w:date="2017-06-08T20:51:00Z">
            <w:rPr>
              <w:ins w:id="231" w:author="CCCCC" w:date="2017-06-08T20:49:00Z"/>
            </w:rPr>
          </w:rPrChange>
        </w:rPr>
        <w:pPrChange w:id="232" w:author="CCCCC" w:date="2017-06-08T20:52:00Z">
          <w:pPr>
            <w:pStyle w:val="Heading1"/>
          </w:pPr>
        </w:pPrChange>
      </w:pPr>
      <w:ins w:id="233" w:author="CCCCC" w:date="2017-06-08T21:18:00Z">
        <w:r>
          <w:rPr>
            <w:noProof/>
            <w:lang w:eastAsia="fr-FR"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5652490</wp:posOffset>
              </wp:positionV>
              <wp:extent cx="5581650" cy="28403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1650" cy="2840355"/>
                      </a:xfrm>
                      <a:prstGeom prst="rect">
                        <a:avLst/>
                      </a:prstGeom>
                    </pic:spPr>
                  </pic:pic>
                </a:graphicData>
              </a:graphic>
              <wp14:sizeRelH relativeFrom="margin">
                <wp14:pctWidth>0</wp14:pctWidth>
              </wp14:sizeRelH>
              <wp14:sizeRelV relativeFrom="margin">
                <wp14:pctHeight>0</wp14:pctHeight>
              </wp14:sizeRelV>
            </wp:anchor>
          </w:drawing>
        </w:r>
      </w:ins>
      <w:ins w:id="234" w:author="CCCCC" w:date="2017-06-08T20:52:00Z">
        <w:r w:rsidR="007B5BBB">
          <w:t xml:space="preserve">Déclenchement </w:t>
        </w:r>
      </w:ins>
      <w:ins w:id="235" w:author="CCCCC" w:date="2017-06-08T20:56:00Z">
        <w:r w:rsidR="007B5BBB">
          <w:t>d’</w:t>
        </w:r>
      </w:ins>
      <w:ins w:id="236" w:author="CCCCC" w:date="2017-06-08T20:52:00Z">
        <w:r w:rsidR="00FE5807">
          <w:t xml:space="preserve">une erreur </w:t>
        </w:r>
      </w:ins>
      <w:ins w:id="237" w:author="CCCCC" w:date="2017-06-08T20:56:00Z">
        <w:r w:rsidR="007B5BBB">
          <w:t>lorsque</w:t>
        </w:r>
      </w:ins>
      <w:ins w:id="238" w:author="CCCCC" w:date="2017-06-08T20:52:00Z">
        <w:r w:rsidR="00FE5807">
          <w:t xml:space="preserve"> plus d’une valeur </w:t>
        </w:r>
      </w:ins>
      <w:ins w:id="239" w:author="CCCCC" w:date="2017-06-08T20:56:00Z">
        <w:r w:rsidR="007B5BBB">
          <w:t>est</w:t>
        </w:r>
      </w:ins>
      <w:ins w:id="240" w:author="CCCCC" w:date="2017-06-08T20:52:00Z">
        <w:r w:rsidR="00FE5807">
          <w:t xml:space="preserve"> déclarée dans un sous-state</w:t>
        </w:r>
      </w:ins>
      <w:ins w:id="241" w:author="CCCCC" w:date="2017-06-08T21:18:00Z">
        <w:r w:rsidRPr="00CA13B8">
          <w:rPr>
            <w:noProof/>
            <w:lang w:eastAsia="fr-FR" w:bidi="ar-SA"/>
          </w:rPr>
          <w:t xml:space="preserve"> </w:t>
        </w:r>
      </w:ins>
    </w:p>
    <w:p w:rsidR="007D5D0D" w:rsidRPr="00CA13B8" w:rsidRDefault="00FE5807" w:rsidP="00CA13B8">
      <w:pPr>
        <w:rPr>
          <w:rFonts w:asciiTheme="majorHAnsi" w:eastAsiaTheme="majorEastAsia" w:hAnsiTheme="majorHAnsi" w:cs="Mangal"/>
          <w:color w:val="365F91" w:themeColor="accent1" w:themeShade="BF"/>
          <w:sz w:val="28"/>
          <w:szCs w:val="25"/>
          <w:rPrChange w:id="242" w:author="CCCCC" w:date="2017-06-08T21:19:00Z">
            <w:rPr>
              <w:lang w:val="en-US"/>
            </w:rPr>
          </w:rPrChange>
        </w:rPr>
        <w:pPrChange w:id="243" w:author="CCCCC" w:date="2017-06-08T21:19:00Z">
          <w:pPr/>
        </w:pPrChange>
      </w:pPr>
      <w:ins w:id="244" w:author="CCCCC" w:date="2017-06-08T20:49:00Z">
        <w:r>
          <w:br w:type="page"/>
        </w:r>
      </w:ins>
    </w:p>
    <w:sectPr w:rsidR="007D5D0D" w:rsidRPr="00CA13B8" w:rsidSect="008B4E5E">
      <w:pgSz w:w="11906" w:h="16838"/>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42A" w:rsidRDefault="0019242A" w:rsidP="00672DF6">
      <w:r>
        <w:separator/>
      </w:r>
    </w:p>
  </w:endnote>
  <w:endnote w:type="continuationSeparator" w:id="0">
    <w:p w:rsidR="0019242A" w:rsidRDefault="0019242A"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rsidR="00100D00" w:rsidRDefault="00100D00"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00" w:rsidRDefault="00100D00" w:rsidP="00672DF6">
    <w:pPr>
      <w:pStyle w:val="Footer"/>
    </w:pPr>
  </w:p>
  <w:p w:rsidR="00100D00" w:rsidRDefault="00100D00"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rsidR="00100D00" w:rsidRDefault="00100D00">
        <w:pPr>
          <w:pStyle w:val="Footer"/>
          <w:jc w:val="center"/>
        </w:pPr>
        <w:r>
          <w:fldChar w:fldCharType="begin"/>
        </w:r>
        <w:r>
          <w:instrText xml:space="preserve"> PAGE   \* MERGEFORMAT </w:instrText>
        </w:r>
        <w:r>
          <w:fldChar w:fldCharType="separate"/>
        </w:r>
        <w:r w:rsidR="0017015E">
          <w:rPr>
            <w:noProof/>
          </w:rPr>
          <w:t>7</w:t>
        </w:r>
        <w:r>
          <w:rPr>
            <w:noProof/>
          </w:rPr>
          <w:fldChar w:fldCharType="end"/>
        </w:r>
      </w:p>
    </w:sdtContent>
  </w:sdt>
  <w:p w:rsidR="00100D00" w:rsidRDefault="00100D00"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EndPr/>
    <w:sdtContent>
      <w:p w:rsidR="00100D00" w:rsidRDefault="00100D00" w:rsidP="00672DF6">
        <w:pPr>
          <w:pStyle w:val="Footer"/>
        </w:pPr>
        <w:r>
          <w:fldChar w:fldCharType="begin"/>
        </w:r>
        <w:r>
          <w:instrText xml:space="preserve"> PAGE   \* MERGEFORMAT </w:instrText>
        </w:r>
        <w:r>
          <w:fldChar w:fldCharType="separate"/>
        </w:r>
        <w:r w:rsidR="0017015E">
          <w:rPr>
            <w:noProof/>
          </w:rPr>
          <w:t>1</w:t>
        </w:r>
        <w:r>
          <w:rPr>
            <w:noProof/>
          </w:rPr>
          <w:fldChar w:fldCharType="end"/>
        </w:r>
      </w:p>
    </w:sdtContent>
  </w:sdt>
  <w:p w:rsidR="00100D00" w:rsidRDefault="00100D00"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42A" w:rsidRDefault="0019242A" w:rsidP="00672DF6">
      <w:r w:rsidRPr="003E4B51">
        <w:separator/>
      </w:r>
    </w:p>
  </w:footnote>
  <w:footnote w:type="continuationSeparator" w:id="0">
    <w:p w:rsidR="0019242A" w:rsidRDefault="0019242A" w:rsidP="00672DF6">
      <w:r>
        <w:continuationSeparator/>
      </w:r>
    </w:p>
  </w:footnote>
  <w:footnote w:id="1">
    <w:p w:rsidR="00100D00" w:rsidRDefault="00100D00"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rsidR="00100D00" w:rsidRDefault="00100D00">
      <w:pPr>
        <w:pStyle w:val="FootnoteText"/>
      </w:pPr>
      <w:r>
        <w:rPr>
          <w:rStyle w:val="FootnoteReference"/>
        </w:rPr>
        <w:footnoteRef/>
      </w:r>
      <w:r>
        <w:t xml:space="preserve"> Un décorateur est une fonction qui prend un composant en argument et en renvoie un nouveau</w:t>
      </w:r>
    </w:p>
  </w:footnote>
  <w:footnote w:id="3">
    <w:p w:rsidR="00100D00" w:rsidRDefault="00100D00">
      <w:pPr>
        <w:pStyle w:val="FootnoteText"/>
      </w:pPr>
      <w:r>
        <w:rPr>
          <w:rStyle w:val="FootnoteReference"/>
        </w:rPr>
        <w:footnoteRef/>
      </w:r>
      <w:r>
        <w:t xml:space="preserve"> On entend ici par un seul niveau que chaque champ du state représente un sous-state qui lui, contient des valeurs.</w:t>
      </w:r>
    </w:p>
  </w:footnote>
  <w:footnote w:id="4">
    <w:p w:rsidR="00100D00" w:rsidRDefault="00100D00">
      <w:pPr>
        <w:pStyle w:val="FootnoteText"/>
      </w:pPr>
      <w:r>
        <w:rPr>
          <w:rStyle w:val="FootnoteReference"/>
        </w:rPr>
        <w:footnoteRef/>
      </w:r>
      <w:r>
        <w:t xml:space="preserve"> Dans les exemples suivant, le state n’est composé que d’un seul sous-state.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EA54F9"/>
    <w:multiLevelType w:val="hybridMultilevel"/>
    <w:tmpl w:val="3C726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9814C1"/>
    <w:multiLevelType w:val="hybridMultilevel"/>
    <w:tmpl w:val="CDACB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B14464"/>
    <w:multiLevelType w:val="hybridMultilevel"/>
    <w:tmpl w:val="F2540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5"/>
  </w:num>
  <w:num w:numId="4">
    <w:abstractNumId w:val="9"/>
  </w:num>
  <w:num w:numId="5">
    <w:abstractNumId w:val="13"/>
  </w:num>
  <w:num w:numId="6">
    <w:abstractNumId w:val="7"/>
  </w:num>
  <w:num w:numId="7">
    <w:abstractNumId w:val="2"/>
  </w:num>
  <w:num w:numId="8">
    <w:abstractNumId w:val="4"/>
  </w:num>
  <w:num w:numId="9">
    <w:abstractNumId w:val="3"/>
  </w:num>
  <w:num w:numId="10">
    <w:abstractNumId w:val="14"/>
  </w:num>
  <w:num w:numId="11">
    <w:abstractNumId w:val="0"/>
  </w:num>
  <w:num w:numId="12">
    <w:abstractNumId w:val="6"/>
  </w:num>
  <w:num w:numId="13">
    <w:abstractNumId w:val="8"/>
  </w:num>
  <w:num w:numId="14">
    <w:abstractNumId w:val="10"/>
  </w:num>
  <w:num w:numId="15">
    <w:abstractNumId w:val="11"/>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CCC">
    <w15:presenceInfo w15:providerId="None" w15:userId="CCC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131078" w:nlCheck="1" w:checkStyle="0"/>
  <w:activeWritingStyle w:appName="MSWord" w:lang="en-US" w:vendorID="64" w:dllVersion="131078" w:nlCheck="1" w:checkStyle="1"/>
  <w:trackRevisions/>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51"/>
    <w:rsid w:val="00000176"/>
    <w:rsid w:val="00001904"/>
    <w:rsid w:val="0000491D"/>
    <w:rsid w:val="00012E0B"/>
    <w:rsid w:val="000255D2"/>
    <w:rsid w:val="00031663"/>
    <w:rsid w:val="00051691"/>
    <w:rsid w:val="00062CED"/>
    <w:rsid w:val="00064FB0"/>
    <w:rsid w:val="0009519E"/>
    <w:rsid w:val="000A0FA8"/>
    <w:rsid w:val="000B536E"/>
    <w:rsid w:val="000B5C4A"/>
    <w:rsid w:val="000C1A41"/>
    <w:rsid w:val="000C2900"/>
    <w:rsid w:val="000D7996"/>
    <w:rsid w:val="000E2EAF"/>
    <w:rsid w:val="000E38D6"/>
    <w:rsid w:val="000F2FBA"/>
    <w:rsid w:val="00100D00"/>
    <w:rsid w:val="00105275"/>
    <w:rsid w:val="00110DB9"/>
    <w:rsid w:val="00131C42"/>
    <w:rsid w:val="001349D1"/>
    <w:rsid w:val="001574DF"/>
    <w:rsid w:val="0016322B"/>
    <w:rsid w:val="00165C10"/>
    <w:rsid w:val="0017015E"/>
    <w:rsid w:val="0019242A"/>
    <w:rsid w:val="001A3614"/>
    <w:rsid w:val="001A4C64"/>
    <w:rsid w:val="001C0FA1"/>
    <w:rsid w:val="001D4A6B"/>
    <w:rsid w:val="001E322E"/>
    <w:rsid w:val="001F2447"/>
    <w:rsid w:val="001F68C4"/>
    <w:rsid w:val="00202FDA"/>
    <w:rsid w:val="00211A67"/>
    <w:rsid w:val="002202D2"/>
    <w:rsid w:val="002607CE"/>
    <w:rsid w:val="002652F6"/>
    <w:rsid w:val="002854EC"/>
    <w:rsid w:val="002A51A9"/>
    <w:rsid w:val="002C7F62"/>
    <w:rsid w:val="0032197F"/>
    <w:rsid w:val="00321DC5"/>
    <w:rsid w:val="00332442"/>
    <w:rsid w:val="00346255"/>
    <w:rsid w:val="003529DC"/>
    <w:rsid w:val="0035538D"/>
    <w:rsid w:val="00375806"/>
    <w:rsid w:val="00397ED6"/>
    <w:rsid w:val="003B4AC3"/>
    <w:rsid w:val="003B4E0D"/>
    <w:rsid w:val="003B64B0"/>
    <w:rsid w:val="003E39BA"/>
    <w:rsid w:val="003E4B51"/>
    <w:rsid w:val="003E6424"/>
    <w:rsid w:val="00421941"/>
    <w:rsid w:val="00432D2B"/>
    <w:rsid w:val="004330AE"/>
    <w:rsid w:val="004C7B3C"/>
    <w:rsid w:val="004E12B8"/>
    <w:rsid w:val="004F4E97"/>
    <w:rsid w:val="004F6BC9"/>
    <w:rsid w:val="005052AC"/>
    <w:rsid w:val="00526457"/>
    <w:rsid w:val="005365C6"/>
    <w:rsid w:val="00586EFC"/>
    <w:rsid w:val="005B76EB"/>
    <w:rsid w:val="005E061D"/>
    <w:rsid w:val="005F2017"/>
    <w:rsid w:val="0060717E"/>
    <w:rsid w:val="00617AAB"/>
    <w:rsid w:val="00667DE3"/>
    <w:rsid w:val="00672DF6"/>
    <w:rsid w:val="006760A7"/>
    <w:rsid w:val="00681248"/>
    <w:rsid w:val="00687032"/>
    <w:rsid w:val="006870E2"/>
    <w:rsid w:val="006A0671"/>
    <w:rsid w:val="006A16AA"/>
    <w:rsid w:val="006C7277"/>
    <w:rsid w:val="006D646A"/>
    <w:rsid w:val="006F7A8D"/>
    <w:rsid w:val="00717A1F"/>
    <w:rsid w:val="00717BF0"/>
    <w:rsid w:val="007259E9"/>
    <w:rsid w:val="007478AE"/>
    <w:rsid w:val="00756D60"/>
    <w:rsid w:val="0076147E"/>
    <w:rsid w:val="00762455"/>
    <w:rsid w:val="007625BB"/>
    <w:rsid w:val="0077658B"/>
    <w:rsid w:val="00783A6C"/>
    <w:rsid w:val="00797D10"/>
    <w:rsid w:val="007B5BBB"/>
    <w:rsid w:val="007C69A9"/>
    <w:rsid w:val="007D5D0D"/>
    <w:rsid w:val="007E565D"/>
    <w:rsid w:val="00800840"/>
    <w:rsid w:val="00821BCE"/>
    <w:rsid w:val="00826AFF"/>
    <w:rsid w:val="00833F3F"/>
    <w:rsid w:val="00841EB4"/>
    <w:rsid w:val="00857FE5"/>
    <w:rsid w:val="00870F16"/>
    <w:rsid w:val="00882F47"/>
    <w:rsid w:val="00893895"/>
    <w:rsid w:val="0089420D"/>
    <w:rsid w:val="008960A9"/>
    <w:rsid w:val="008B3D37"/>
    <w:rsid w:val="008B4E5E"/>
    <w:rsid w:val="008C2B2B"/>
    <w:rsid w:val="008D19F8"/>
    <w:rsid w:val="008F14E3"/>
    <w:rsid w:val="009075B3"/>
    <w:rsid w:val="009108B6"/>
    <w:rsid w:val="009227EE"/>
    <w:rsid w:val="0092373C"/>
    <w:rsid w:val="00927304"/>
    <w:rsid w:val="00932030"/>
    <w:rsid w:val="0094291B"/>
    <w:rsid w:val="00947FD3"/>
    <w:rsid w:val="009550E7"/>
    <w:rsid w:val="00977CE4"/>
    <w:rsid w:val="00992F50"/>
    <w:rsid w:val="009C419B"/>
    <w:rsid w:val="00A038BB"/>
    <w:rsid w:val="00A231FE"/>
    <w:rsid w:val="00A269B7"/>
    <w:rsid w:val="00A50DFC"/>
    <w:rsid w:val="00A62916"/>
    <w:rsid w:val="00A67341"/>
    <w:rsid w:val="00A71D8D"/>
    <w:rsid w:val="00A775DE"/>
    <w:rsid w:val="00A862B3"/>
    <w:rsid w:val="00AB5755"/>
    <w:rsid w:val="00B236D0"/>
    <w:rsid w:val="00B330DF"/>
    <w:rsid w:val="00B37D3A"/>
    <w:rsid w:val="00B444E3"/>
    <w:rsid w:val="00B60E60"/>
    <w:rsid w:val="00B76940"/>
    <w:rsid w:val="00BB1C80"/>
    <w:rsid w:val="00BB4AAD"/>
    <w:rsid w:val="00BB5970"/>
    <w:rsid w:val="00BB7FF4"/>
    <w:rsid w:val="00BE7142"/>
    <w:rsid w:val="00BF200B"/>
    <w:rsid w:val="00C51DA3"/>
    <w:rsid w:val="00C865C2"/>
    <w:rsid w:val="00CA13B8"/>
    <w:rsid w:val="00CB74D7"/>
    <w:rsid w:val="00CD495B"/>
    <w:rsid w:val="00CE65BD"/>
    <w:rsid w:val="00D049F9"/>
    <w:rsid w:val="00D12E2E"/>
    <w:rsid w:val="00D333F3"/>
    <w:rsid w:val="00D33EEB"/>
    <w:rsid w:val="00D34A97"/>
    <w:rsid w:val="00D501A2"/>
    <w:rsid w:val="00D5711C"/>
    <w:rsid w:val="00DA3F7E"/>
    <w:rsid w:val="00DA7618"/>
    <w:rsid w:val="00DA7D81"/>
    <w:rsid w:val="00DB787C"/>
    <w:rsid w:val="00DC7F29"/>
    <w:rsid w:val="00DF5884"/>
    <w:rsid w:val="00E17615"/>
    <w:rsid w:val="00E224CF"/>
    <w:rsid w:val="00E30E3B"/>
    <w:rsid w:val="00E311DD"/>
    <w:rsid w:val="00E674A9"/>
    <w:rsid w:val="00E743F2"/>
    <w:rsid w:val="00E87667"/>
    <w:rsid w:val="00E91E38"/>
    <w:rsid w:val="00E9474C"/>
    <w:rsid w:val="00EA15C6"/>
    <w:rsid w:val="00EC1231"/>
    <w:rsid w:val="00EF15D7"/>
    <w:rsid w:val="00EF66FC"/>
    <w:rsid w:val="00EF7035"/>
    <w:rsid w:val="00F0188C"/>
    <w:rsid w:val="00F11CC9"/>
    <w:rsid w:val="00F11EA1"/>
    <w:rsid w:val="00F15C4C"/>
    <w:rsid w:val="00F228DD"/>
    <w:rsid w:val="00F242B6"/>
    <w:rsid w:val="00F2544C"/>
    <w:rsid w:val="00F31021"/>
    <w:rsid w:val="00F55C14"/>
    <w:rsid w:val="00F66E46"/>
    <w:rsid w:val="00F920F1"/>
    <w:rsid w:val="00FB26AB"/>
    <w:rsid w:val="00FC1B01"/>
    <w:rsid w:val="00FC3046"/>
    <w:rsid w:val="00FC3F16"/>
    <w:rsid w:val="00FC4687"/>
    <w:rsid w:val="00FD4174"/>
    <w:rsid w:val="00FE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21B1"/>
  <w15:docId w15:val="{23748AF4-989C-4B07-9656-0988EA6B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D7996"/>
    <w:pPr>
      <w:keepNext/>
      <w:keepLines/>
      <w:spacing w:before="200" w:after="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0D7996"/>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 w:type="paragraph" w:styleId="Revision">
    <w:name w:val="Revision"/>
    <w:hidden/>
    <w:uiPriority w:val="99"/>
    <w:semiHidden/>
    <w:rsid w:val="00BB5970"/>
    <w:pPr>
      <w:suppressAutoHyphens w:val="0"/>
      <w:autoSpaceDN/>
      <w:textAlignment w:val="auto"/>
    </w:pPr>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281290">
      <w:bodyDiv w:val="1"/>
      <w:marLeft w:val="0"/>
      <w:marRight w:val="0"/>
      <w:marTop w:val="0"/>
      <w:marBottom w:val="0"/>
      <w:divBdr>
        <w:top w:val="none" w:sz="0" w:space="0" w:color="auto"/>
        <w:left w:val="none" w:sz="0" w:space="0" w:color="auto"/>
        <w:bottom w:val="none" w:sz="0" w:space="0" w:color="auto"/>
        <w:right w:val="none" w:sz="0" w:space="0" w:color="auto"/>
      </w:divBdr>
    </w:div>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C87CB1-1C73-40CE-AE70-4D5878391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31</Pages>
  <Words>4128</Words>
  <Characters>22709</Characters>
  <Application>Microsoft Office Word</Application>
  <DocSecurity>0</DocSecurity>
  <Lines>189</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CCCCC</dc:creator>
  <cp:keywords/>
  <dc:description/>
  <cp:lastModifiedBy>CCCCC</cp:lastModifiedBy>
  <cp:revision>9</cp:revision>
  <dcterms:created xsi:type="dcterms:W3CDTF">2017-06-07T20:55:00Z</dcterms:created>
  <dcterms:modified xsi:type="dcterms:W3CDTF">2017-06-08T19:54:00Z</dcterms:modified>
</cp:coreProperties>
</file>